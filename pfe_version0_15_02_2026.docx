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51F4" w14:textId="77777777" w:rsidR="00D32AC6" w:rsidRDefault="00783C39">
      <w:pPr>
        <w:pStyle w:val="Heading3"/>
        <w:spacing w:before="79"/>
        <w:ind w:firstLine="1345"/>
      </w:pPr>
      <w:r>
        <w:rPr>
          <w:noProof/>
        </w:rPr>
        <mc:AlternateContent>
          <mc:Choice Requires="wpg">
            <w:drawing>
              <wp:anchor distT="0" distB="0" distL="0" distR="0" simplePos="0" relativeHeight="251658240" behindDoc="0" locked="0" layoutInCell="1" hidden="0" allowOverlap="1" wp14:anchorId="62118489" wp14:editId="55166E2F">
                <wp:simplePos x="0" y="0"/>
                <wp:positionH relativeFrom="page">
                  <wp:posOffset>53135</wp:posOffset>
                </wp:positionH>
                <wp:positionV relativeFrom="page">
                  <wp:posOffset>3239609</wp:posOffset>
                </wp:positionV>
                <wp:extent cx="7506970" cy="2356618"/>
                <wp:effectExtent l="0" t="0" r="0" b="0"/>
                <wp:wrapNone/>
                <wp:docPr id="6" name="Groupe 6"/>
                <wp:cNvGraphicFramePr/>
                <a:graphic xmlns:a="http://schemas.openxmlformats.org/drawingml/2006/main">
                  <a:graphicData uri="http://schemas.microsoft.com/office/word/2010/wordprocessingGroup">
                    <wpg:wgp>
                      <wpg:cNvGrpSpPr/>
                      <wpg:grpSpPr>
                        <a:xfrm>
                          <a:off x="0" y="0"/>
                          <a:ext cx="7506970" cy="2356618"/>
                          <a:chOff x="1931325" y="2514950"/>
                          <a:chExt cx="7506975" cy="2340225"/>
                        </a:xfrm>
                      </wpg:grpSpPr>
                      <wpg:grpSp>
                        <wpg:cNvPr id="1" name="Groupe 1"/>
                        <wpg:cNvGrpSpPr/>
                        <wpg:grpSpPr>
                          <a:xfrm>
                            <a:off x="1931340" y="2514968"/>
                            <a:ext cx="7506950" cy="2285350"/>
                            <a:chOff x="0" y="0"/>
                            <a:chExt cx="7506950" cy="2285350"/>
                          </a:xfrm>
                        </wpg:grpSpPr>
                        <wps:wsp>
                          <wps:cNvPr id="2" name="Rectangle 2"/>
                          <wps:cNvSpPr/>
                          <wps:spPr>
                            <a:xfrm>
                              <a:off x="0" y="0"/>
                              <a:ext cx="7506950" cy="2285350"/>
                            </a:xfrm>
                            <a:prstGeom prst="rect">
                              <a:avLst/>
                            </a:prstGeom>
                            <a:noFill/>
                            <a:ln>
                              <a:noFill/>
                            </a:ln>
                          </wps:spPr>
                          <wps:txbx>
                            <w:txbxContent>
                              <w:p w14:paraId="1012FDD2" w14:textId="77777777" w:rsidR="00D32AC6" w:rsidRDefault="00D32AC6">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7">
                              <a:alphaModFix/>
                            </a:blip>
                            <a:srcRect/>
                            <a:stretch/>
                          </pic:blipFill>
                          <pic:spPr>
                            <a:xfrm>
                              <a:off x="0" y="0"/>
                              <a:ext cx="7506919" cy="2123499"/>
                            </a:xfrm>
                            <a:prstGeom prst="rect">
                              <a:avLst/>
                            </a:prstGeom>
                            <a:noFill/>
                            <a:ln>
                              <a:noFill/>
                            </a:ln>
                          </pic:spPr>
                        </pic:pic>
                        <wps:wsp>
                          <wps:cNvPr id="3" name="Rectangle 3"/>
                          <wps:cNvSpPr/>
                          <wps:spPr>
                            <a:xfrm>
                              <a:off x="5674995" y="3510"/>
                              <a:ext cx="614045" cy="178435"/>
                            </a:xfrm>
                            <a:prstGeom prst="rect">
                              <a:avLst/>
                            </a:prstGeom>
                            <a:noFill/>
                            <a:ln>
                              <a:noFill/>
                            </a:ln>
                          </wps:spPr>
                          <wps:txbx>
                            <w:txbxContent>
                              <w:p w14:paraId="730F496B" w14:textId="77777777" w:rsidR="00D32AC6" w:rsidRDefault="00783C39">
                                <w:pPr>
                                  <w:spacing w:before="4"/>
                                  <w:textDirection w:val="btLr"/>
                                </w:pPr>
                                <w:r>
                                  <w:rPr>
                                    <w:color w:val="000000"/>
                                    <w:sz w:val="24"/>
                                  </w:rPr>
                                  <w:t>Order N</w:t>
                                </w:r>
                                <w:r>
                                  <w:rPr>
                                    <w:color w:val="000000"/>
                                    <w:sz w:val="24"/>
                                    <w:vertAlign w:val="superscript"/>
                                  </w:rPr>
                                  <w:t>o</w:t>
                                </w:r>
                                <w:r>
                                  <w:rPr>
                                    <w:color w:val="000000"/>
                                    <w:sz w:val="24"/>
                                  </w:rPr>
                                  <w:t>:</w:t>
                                </w:r>
                              </w:p>
                            </w:txbxContent>
                          </wps:txbx>
                          <wps:bodyPr spcFirstLastPara="1" wrap="square" lIns="0" tIns="0" rIns="0" bIns="0" anchor="t" anchorCtr="0">
                            <a:noAutofit/>
                          </wps:bodyPr>
                        </wps:wsp>
                        <wps:wsp>
                          <wps:cNvPr id="4" name="Rectangle 4"/>
                          <wps:cNvSpPr/>
                          <wps:spPr>
                            <a:xfrm>
                              <a:off x="2421318" y="409026"/>
                              <a:ext cx="2624455" cy="242570"/>
                            </a:xfrm>
                            <a:prstGeom prst="rect">
                              <a:avLst/>
                            </a:prstGeom>
                            <a:noFill/>
                            <a:ln>
                              <a:noFill/>
                            </a:ln>
                          </wps:spPr>
                          <wps:txbx>
                            <w:txbxContent>
                              <w:p w14:paraId="5A3C07A2" w14:textId="77777777" w:rsidR="00D32AC6" w:rsidRDefault="00783C39">
                                <w:pPr>
                                  <w:spacing w:line="379" w:lineRule="auto"/>
                                  <w:textDirection w:val="btLr"/>
                                </w:pPr>
                                <w:r>
                                  <w:rPr>
                                    <w:color w:val="000000"/>
                                    <w:sz w:val="34"/>
                                  </w:rPr>
                                  <w:t>End of Studies Project Report</w:t>
                                </w:r>
                              </w:p>
                            </w:txbxContent>
                          </wps:txbx>
                          <wps:bodyPr spcFirstLastPara="1" wrap="square" lIns="0" tIns="0" rIns="0" bIns="0" anchor="t" anchorCtr="0">
                            <a:noAutofit/>
                          </wps:bodyPr>
                        </wps:wsp>
                        <wps:wsp>
                          <wps:cNvPr id="5" name="Rectangle 5"/>
                          <wps:cNvSpPr/>
                          <wps:spPr>
                            <a:xfrm>
                              <a:off x="1564538" y="942089"/>
                              <a:ext cx="4338320" cy="1343025"/>
                            </a:xfrm>
                            <a:prstGeom prst="rect">
                              <a:avLst/>
                            </a:prstGeom>
                            <a:noFill/>
                            <a:ln>
                              <a:noFill/>
                            </a:ln>
                          </wps:spPr>
                          <wps:txbx>
                            <w:txbxContent>
                              <w:p w14:paraId="5D8558E9" w14:textId="77777777" w:rsidR="00D32AC6" w:rsidRDefault="00783C39">
                                <w:pPr>
                                  <w:spacing w:line="264" w:lineRule="auto"/>
                                  <w:ind w:right="17"/>
                                  <w:jc w:val="center"/>
                                  <w:textDirection w:val="btLr"/>
                                </w:pPr>
                                <w:r>
                                  <w:rPr>
                                    <w:color w:val="000000"/>
                                    <w:sz w:val="24"/>
                                  </w:rPr>
                                  <w:t>Presented in order to obtain the</w:t>
                                </w:r>
                              </w:p>
                              <w:p w14:paraId="5FB0D37C" w14:textId="77777777" w:rsidR="00D32AC6" w:rsidRDefault="00783C39">
                                <w:pPr>
                                  <w:spacing w:before="257"/>
                                  <w:ind w:right="17"/>
                                  <w:jc w:val="center"/>
                                  <w:textDirection w:val="btLr"/>
                                </w:pPr>
                                <w:r>
                                  <w:rPr>
                                    <w:color w:val="000000"/>
                                    <w:sz w:val="34"/>
                                  </w:rPr>
                                  <w:t>National Bachelor’s Degree in Computer Science</w:t>
                                </w:r>
                              </w:p>
                              <w:p w14:paraId="1DAE2B05" w14:textId="77777777" w:rsidR="00D32AC6" w:rsidRDefault="00783C39">
                                <w:pPr>
                                  <w:spacing w:before="276"/>
                                  <w:ind w:right="17"/>
                                  <w:jc w:val="center"/>
                                  <w:textDirection w:val="btLr"/>
                                </w:pPr>
                                <w:r>
                                  <w:rPr>
                                    <w:color w:val="000000"/>
                                    <w:sz w:val="24"/>
                                  </w:rPr>
                                  <w:t>Specialization:</w:t>
                                </w:r>
                              </w:p>
                              <w:p w14:paraId="3DB512AB" w14:textId="77777777" w:rsidR="00D32AC6" w:rsidRDefault="00783C39">
                                <w:pPr>
                                  <w:spacing w:before="257"/>
                                  <w:ind w:right="17"/>
                                  <w:jc w:val="center"/>
                                  <w:textDirection w:val="btLr"/>
                                </w:pPr>
                                <w:r>
                                  <w:rPr>
                                    <w:color w:val="000000"/>
                                    <w:sz w:val="34"/>
                                  </w:rPr>
                                  <w:t>Software Engineering and Information Systems</w:t>
                                </w:r>
                              </w:p>
                            </w:txbxContent>
                          </wps:txbx>
                          <wps:bodyPr spcFirstLastPara="1" wrap="square" lIns="0" tIns="0" rIns="0" bIns="0" anchor="t" anchorCtr="0">
                            <a:noAutofit/>
                          </wps:bodyPr>
                        </wps:wsp>
                      </wpg:grpSp>
                    </wpg:wgp>
                  </a:graphicData>
                </a:graphic>
              </wp:anchor>
            </w:drawing>
          </mc:Choice>
          <mc:Fallback>
            <w:pict>
              <v:group w14:anchorId="62118489" id="Groupe 6" o:spid="_x0000_s1026" style="position:absolute;left:0;text-align:left;margin-left:4.2pt;margin-top:255.1pt;width:591.1pt;height:185.55pt;z-index:251658240;mso-wrap-distance-left:0;mso-wrap-distance-right:0;mso-position-horizontal-relative:page;mso-position-vertical-relative:page" coordorigin="19313,25149" coordsize="75069,23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">
                <v:group id="Groupe 1" o:spid="_x0000_s1027" style="position:absolute;left:19313;top:25149;width:75069;height:22854" coordsize="75069,2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75069;height:22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012FDD2" w14:textId="77777777" w:rsidR="00D32AC6" w:rsidRDefault="00D32AC6">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29" type="#_x0000_t75" style="position:absolute;width:75069;height:212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">
                    <v:imagedata r:id="rId8" o:title=""/>
                  </v:shape>
                  <v:rect id="Rectangle 3" o:spid="_x0000_s1030" style="position:absolute;left:56749;top:35;width:614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730F496B" w14:textId="77777777" w:rsidR="00D32AC6" w:rsidRDefault="00783C39">
                          <w:pPr>
                            <w:spacing w:before="4"/>
                            <w:textDirection w:val="btLr"/>
                          </w:pPr>
                          <w:r>
                            <w:rPr>
                              <w:color w:val="000000"/>
                              <w:sz w:val="24"/>
                            </w:rPr>
                            <w:t>Order N</w:t>
                          </w:r>
                          <w:r>
                            <w:rPr>
                              <w:color w:val="000000"/>
                              <w:sz w:val="24"/>
                              <w:vertAlign w:val="superscript"/>
                            </w:rPr>
                            <w:t>o</w:t>
                          </w:r>
                          <w:r>
                            <w:rPr>
                              <w:color w:val="000000"/>
                              <w:sz w:val="24"/>
                            </w:rPr>
                            <w:t>:</w:t>
                          </w:r>
                        </w:p>
                      </w:txbxContent>
                    </v:textbox>
                  </v:rect>
                  <v:rect id="Rectangle 4" o:spid="_x0000_s1031" style="position:absolute;left:24213;top:4090;width:26244;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5A3C07A2" w14:textId="77777777" w:rsidR="00D32AC6" w:rsidRDefault="00783C39">
                          <w:pPr>
                            <w:spacing w:line="379" w:lineRule="auto"/>
                            <w:textDirection w:val="btLr"/>
                          </w:pPr>
                          <w:r>
                            <w:rPr>
                              <w:color w:val="000000"/>
                              <w:sz w:val="34"/>
                            </w:rPr>
                            <w:t>End of Studies Project Report</w:t>
                          </w:r>
                        </w:p>
                      </w:txbxContent>
                    </v:textbox>
                  </v:rect>
                  <v:rect id="Rectangle 5" o:spid="_x0000_s1032" style="position:absolute;left:15645;top:9420;width:43383;height:1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5D8558E9" w14:textId="77777777" w:rsidR="00D32AC6" w:rsidRDefault="00783C39">
                          <w:pPr>
                            <w:spacing w:line="264" w:lineRule="auto"/>
                            <w:ind w:right="17"/>
                            <w:jc w:val="center"/>
                            <w:textDirection w:val="btLr"/>
                          </w:pPr>
                          <w:r>
                            <w:rPr>
                              <w:color w:val="000000"/>
                              <w:sz w:val="24"/>
                            </w:rPr>
                            <w:t>Presented in order to obtain the</w:t>
                          </w:r>
                        </w:p>
                        <w:p w14:paraId="5FB0D37C" w14:textId="77777777" w:rsidR="00D32AC6" w:rsidRDefault="00783C39">
                          <w:pPr>
                            <w:spacing w:before="257"/>
                            <w:ind w:right="17"/>
                            <w:jc w:val="center"/>
                            <w:textDirection w:val="btLr"/>
                          </w:pPr>
                          <w:r>
                            <w:rPr>
                              <w:color w:val="000000"/>
                              <w:sz w:val="34"/>
                            </w:rPr>
                            <w:t>National Bachelor’s Degree in Computer Science</w:t>
                          </w:r>
                        </w:p>
                        <w:p w14:paraId="1DAE2B05" w14:textId="77777777" w:rsidR="00D32AC6" w:rsidRDefault="00783C39">
                          <w:pPr>
                            <w:spacing w:before="276"/>
                            <w:ind w:right="17"/>
                            <w:jc w:val="center"/>
                            <w:textDirection w:val="btLr"/>
                          </w:pPr>
                          <w:r>
                            <w:rPr>
                              <w:color w:val="000000"/>
                              <w:sz w:val="24"/>
                            </w:rPr>
                            <w:t>Specialization:</w:t>
                          </w:r>
                        </w:p>
                        <w:p w14:paraId="3DB512AB" w14:textId="77777777" w:rsidR="00D32AC6" w:rsidRDefault="00783C39">
                          <w:pPr>
                            <w:spacing w:before="257"/>
                            <w:ind w:right="17"/>
                            <w:jc w:val="center"/>
                            <w:textDirection w:val="btLr"/>
                          </w:pPr>
                          <w:r>
                            <w:rPr>
                              <w:color w:val="000000"/>
                              <w:sz w:val="34"/>
                            </w:rPr>
                            <w:t>Software Engineering and Information Systems</w:t>
                          </w:r>
                        </w:p>
                      </w:txbxContent>
                    </v:textbox>
                  </v:rect>
                </v:group>
                <w10:wrap anchorx="page" anchory="page"/>
              </v:group>
            </w:pict>
          </mc:Fallback>
        </mc:AlternateContent>
      </w:r>
      <w:r>
        <w:t>Republic of Tunisia</w:t>
      </w:r>
    </w:p>
    <w:p w14:paraId="084AD011" w14:textId="77777777" w:rsidR="00D32AC6" w:rsidRDefault="00783C39">
      <w:pPr>
        <w:spacing w:before="5"/>
        <w:ind w:left="1345" w:right="1062"/>
        <w:jc w:val="center"/>
        <w:rPr>
          <w:sz w:val="24"/>
          <w:szCs w:val="24"/>
        </w:rPr>
      </w:pPr>
      <w:r>
        <w:rPr>
          <w:sz w:val="24"/>
          <w:szCs w:val="24"/>
        </w:rPr>
        <w:t>*****</w:t>
      </w:r>
      <w:r>
        <w:rPr>
          <w:noProof/>
        </w:rPr>
        <w:drawing>
          <wp:anchor distT="0" distB="0" distL="0" distR="0" simplePos="0" relativeHeight="251659264" behindDoc="0" locked="0" layoutInCell="1" hidden="0" allowOverlap="1" wp14:anchorId="588DE8EC" wp14:editId="572D9C7F">
            <wp:simplePos x="0" y="0"/>
            <wp:positionH relativeFrom="column">
              <wp:posOffset>89203</wp:posOffset>
            </wp:positionH>
            <wp:positionV relativeFrom="paragraph">
              <wp:posOffset>96739</wp:posOffset>
            </wp:positionV>
            <wp:extent cx="1004240" cy="969092"/>
            <wp:effectExtent l="0" t="0" r="0" b="0"/>
            <wp:wrapNone/>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004240" cy="969092"/>
                    </a:xfrm>
                    <a:prstGeom prst="rect">
                      <a:avLst/>
                    </a:prstGeom>
                    <a:ln/>
                  </pic:spPr>
                </pic:pic>
              </a:graphicData>
            </a:graphic>
          </wp:anchor>
        </w:drawing>
      </w:r>
    </w:p>
    <w:p w14:paraId="391CC829" w14:textId="77777777" w:rsidR="00D32AC6" w:rsidRDefault="00783C39">
      <w:pPr>
        <w:pStyle w:val="Heading3"/>
        <w:spacing w:before="98"/>
        <w:ind w:firstLine="1345"/>
      </w:pPr>
      <w:r>
        <w:t>Ministry of Higher Education and Scientific Research</w:t>
      </w:r>
      <w:r>
        <w:rPr>
          <w:noProof/>
        </w:rPr>
        <w:drawing>
          <wp:anchor distT="0" distB="0" distL="0" distR="0" simplePos="0" relativeHeight="251660288" behindDoc="0" locked="0" layoutInCell="1" hidden="0" allowOverlap="1" wp14:anchorId="0BD98A28" wp14:editId="3395E817">
            <wp:simplePos x="0" y="0"/>
            <wp:positionH relativeFrom="column">
              <wp:posOffset>5769192</wp:posOffset>
            </wp:positionH>
            <wp:positionV relativeFrom="paragraph">
              <wp:posOffset>48604</wp:posOffset>
            </wp:positionV>
            <wp:extent cx="520998" cy="804149"/>
            <wp:effectExtent l="0" t="0" r="0" b="0"/>
            <wp:wrapNone/>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20998" cy="804149"/>
                    </a:xfrm>
                    <a:prstGeom prst="rect">
                      <a:avLst/>
                    </a:prstGeom>
                    <a:ln/>
                  </pic:spPr>
                </pic:pic>
              </a:graphicData>
            </a:graphic>
          </wp:anchor>
        </w:drawing>
      </w:r>
    </w:p>
    <w:p w14:paraId="20379846" w14:textId="77777777" w:rsidR="00D32AC6" w:rsidRDefault="00783C39">
      <w:pPr>
        <w:spacing w:before="4"/>
        <w:ind w:left="1345" w:right="1063"/>
        <w:jc w:val="center"/>
        <w:rPr>
          <w:sz w:val="24"/>
          <w:szCs w:val="24"/>
        </w:rPr>
      </w:pPr>
      <w:r>
        <w:rPr>
          <w:sz w:val="24"/>
          <w:szCs w:val="24"/>
        </w:rPr>
        <w:t>*****</w:t>
      </w:r>
    </w:p>
    <w:p w14:paraId="0FD984EF" w14:textId="77777777" w:rsidR="00D32AC6" w:rsidRDefault="00783C39">
      <w:pPr>
        <w:pStyle w:val="Heading3"/>
        <w:spacing w:before="99"/>
        <w:ind w:right="1063" w:firstLine="1345"/>
      </w:pPr>
      <w:r>
        <w:t>University of Monastir</w:t>
      </w:r>
    </w:p>
    <w:p w14:paraId="26CD6D96" w14:textId="77777777" w:rsidR="00D32AC6" w:rsidRDefault="00783C39">
      <w:pPr>
        <w:spacing w:before="4"/>
        <w:ind w:left="1345" w:right="1062"/>
        <w:jc w:val="center"/>
        <w:rPr>
          <w:sz w:val="24"/>
          <w:szCs w:val="24"/>
        </w:rPr>
      </w:pPr>
      <w:r>
        <w:rPr>
          <w:sz w:val="24"/>
          <w:szCs w:val="24"/>
        </w:rPr>
        <w:t>*****</w:t>
      </w:r>
    </w:p>
    <w:p w14:paraId="31F1E624" w14:textId="77777777" w:rsidR="00D32AC6" w:rsidRDefault="00783C39">
      <w:pPr>
        <w:pBdr>
          <w:top w:val="nil"/>
          <w:left w:val="nil"/>
          <w:bottom w:val="nil"/>
          <w:right w:val="nil"/>
          <w:between w:val="nil"/>
        </w:pBdr>
        <w:spacing w:before="103" w:line="304" w:lineRule="auto"/>
        <w:ind w:left="1345" w:right="1060"/>
        <w:jc w:val="center"/>
        <w:rPr>
          <w:color w:val="000000"/>
          <w:sz w:val="24"/>
          <w:szCs w:val="24"/>
        </w:rPr>
      </w:pPr>
      <w:r>
        <w:rPr>
          <w:color w:val="000000"/>
          <w:sz w:val="24"/>
          <w:szCs w:val="24"/>
        </w:rPr>
        <w:t>Higher Institute of Computer Science and Mathematics of Monastir Department of Computer Science</w:t>
      </w:r>
    </w:p>
    <w:p w14:paraId="2816B3F8" w14:textId="77777777" w:rsidR="00D32AC6" w:rsidRDefault="00D32AC6">
      <w:pPr>
        <w:pBdr>
          <w:top w:val="nil"/>
          <w:left w:val="nil"/>
          <w:bottom w:val="nil"/>
          <w:right w:val="nil"/>
          <w:between w:val="nil"/>
        </w:pBdr>
        <w:rPr>
          <w:color w:val="000000"/>
          <w:sz w:val="24"/>
          <w:szCs w:val="24"/>
        </w:rPr>
      </w:pPr>
    </w:p>
    <w:p w14:paraId="0A02F01D" w14:textId="77777777" w:rsidR="00D32AC6" w:rsidRDefault="00D32AC6">
      <w:pPr>
        <w:pBdr>
          <w:top w:val="nil"/>
          <w:left w:val="nil"/>
          <w:bottom w:val="nil"/>
          <w:right w:val="nil"/>
          <w:between w:val="nil"/>
        </w:pBdr>
        <w:rPr>
          <w:color w:val="000000"/>
          <w:sz w:val="24"/>
          <w:szCs w:val="24"/>
        </w:rPr>
      </w:pPr>
    </w:p>
    <w:p w14:paraId="2DC232CC" w14:textId="77777777" w:rsidR="00D32AC6" w:rsidRDefault="00D32AC6">
      <w:pPr>
        <w:pBdr>
          <w:top w:val="nil"/>
          <w:left w:val="nil"/>
          <w:bottom w:val="nil"/>
          <w:right w:val="nil"/>
          <w:between w:val="nil"/>
        </w:pBdr>
        <w:rPr>
          <w:color w:val="000000"/>
          <w:sz w:val="24"/>
          <w:szCs w:val="24"/>
        </w:rPr>
      </w:pPr>
    </w:p>
    <w:p w14:paraId="0E2380AC" w14:textId="77777777" w:rsidR="00D32AC6" w:rsidRDefault="00D32AC6">
      <w:pPr>
        <w:pBdr>
          <w:top w:val="nil"/>
          <w:left w:val="nil"/>
          <w:bottom w:val="nil"/>
          <w:right w:val="nil"/>
          <w:between w:val="nil"/>
        </w:pBdr>
        <w:rPr>
          <w:color w:val="000000"/>
          <w:sz w:val="24"/>
          <w:szCs w:val="24"/>
        </w:rPr>
      </w:pPr>
    </w:p>
    <w:p w14:paraId="030C01AF" w14:textId="77777777" w:rsidR="00D32AC6" w:rsidRDefault="00D32AC6">
      <w:pPr>
        <w:pBdr>
          <w:top w:val="nil"/>
          <w:left w:val="nil"/>
          <w:bottom w:val="nil"/>
          <w:right w:val="nil"/>
          <w:between w:val="nil"/>
        </w:pBdr>
        <w:rPr>
          <w:color w:val="000000"/>
          <w:sz w:val="24"/>
          <w:szCs w:val="24"/>
        </w:rPr>
      </w:pPr>
    </w:p>
    <w:p w14:paraId="7EA936B7" w14:textId="77777777" w:rsidR="00D32AC6" w:rsidRDefault="00D32AC6">
      <w:pPr>
        <w:pBdr>
          <w:top w:val="nil"/>
          <w:left w:val="nil"/>
          <w:bottom w:val="nil"/>
          <w:right w:val="nil"/>
          <w:between w:val="nil"/>
        </w:pBdr>
        <w:rPr>
          <w:color w:val="000000"/>
          <w:sz w:val="24"/>
          <w:szCs w:val="24"/>
        </w:rPr>
      </w:pPr>
    </w:p>
    <w:p w14:paraId="3CA507C3" w14:textId="77777777" w:rsidR="00D32AC6" w:rsidRDefault="00D32AC6">
      <w:pPr>
        <w:pBdr>
          <w:top w:val="nil"/>
          <w:left w:val="nil"/>
          <w:bottom w:val="nil"/>
          <w:right w:val="nil"/>
          <w:between w:val="nil"/>
        </w:pBdr>
        <w:rPr>
          <w:color w:val="000000"/>
          <w:sz w:val="24"/>
          <w:szCs w:val="24"/>
        </w:rPr>
      </w:pPr>
    </w:p>
    <w:p w14:paraId="2227A95F" w14:textId="77777777" w:rsidR="00D32AC6" w:rsidRDefault="00D32AC6">
      <w:pPr>
        <w:pBdr>
          <w:top w:val="nil"/>
          <w:left w:val="nil"/>
          <w:bottom w:val="nil"/>
          <w:right w:val="nil"/>
          <w:between w:val="nil"/>
        </w:pBdr>
        <w:rPr>
          <w:color w:val="000000"/>
          <w:sz w:val="24"/>
          <w:szCs w:val="24"/>
        </w:rPr>
      </w:pPr>
    </w:p>
    <w:p w14:paraId="669959B5" w14:textId="77777777" w:rsidR="00D32AC6" w:rsidRDefault="00D32AC6">
      <w:pPr>
        <w:pBdr>
          <w:top w:val="nil"/>
          <w:left w:val="nil"/>
          <w:bottom w:val="nil"/>
          <w:right w:val="nil"/>
          <w:between w:val="nil"/>
        </w:pBdr>
        <w:rPr>
          <w:color w:val="000000"/>
          <w:sz w:val="24"/>
          <w:szCs w:val="24"/>
        </w:rPr>
      </w:pPr>
    </w:p>
    <w:p w14:paraId="24135770" w14:textId="77777777" w:rsidR="00D32AC6" w:rsidRDefault="00D32AC6">
      <w:pPr>
        <w:pBdr>
          <w:top w:val="nil"/>
          <w:left w:val="nil"/>
          <w:bottom w:val="nil"/>
          <w:right w:val="nil"/>
          <w:between w:val="nil"/>
        </w:pBdr>
        <w:rPr>
          <w:color w:val="000000"/>
          <w:sz w:val="24"/>
          <w:szCs w:val="24"/>
        </w:rPr>
      </w:pPr>
    </w:p>
    <w:p w14:paraId="150E1FA2" w14:textId="77777777" w:rsidR="00D32AC6" w:rsidRDefault="00D32AC6">
      <w:pPr>
        <w:pBdr>
          <w:top w:val="nil"/>
          <w:left w:val="nil"/>
          <w:bottom w:val="nil"/>
          <w:right w:val="nil"/>
          <w:between w:val="nil"/>
        </w:pBdr>
        <w:rPr>
          <w:color w:val="000000"/>
          <w:sz w:val="24"/>
          <w:szCs w:val="24"/>
        </w:rPr>
      </w:pPr>
    </w:p>
    <w:p w14:paraId="59E04951" w14:textId="77777777" w:rsidR="00D32AC6" w:rsidRDefault="00D32AC6">
      <w:pPr>
        <w:pBdr>
          <w:top w:val="nil"/>
          <w:left w:val="nil"/>
          <w:bottom w:val="nil"/>
          <w:right w:val="nil"/>
          <w:between w:val="nil"/>
        </w:pBdr>
        <w:rPr>
          <w:color w:val="000000"/>
          <w:sz w:val="24"/>
          <w:szCs w:val="24"/>
        </w:rPr>
      </w:pPr>
    </w:p>
    <w:p w14:paraId="0C697C80" w14:textId="77777777" w:rsidR="00D32AC6" w:rsidRDefault="00D32AC6">
      <w:pPr>
        <w:pBdr>
          <w:top w:val="nil"/>
          <w:left w:val="nil"/>
          <w:bottom w:val="nil"/>
          <w:right w:val="nil"/>
          <w:between w:val="nil"/>
        </w:pBdr>
        <w:rPr>
          <w:color w:val="000000"/>
          <w:sz w:val="24"/>
          <w:szCs w:val="24"/>
        </w:rPr>
      </w:pPr>
    </w:p>
    <w:p w14:paraId="45D9E655" w14:textId="77777777" w:rsidR="00D32AC6" w:rsidRDefault="00D32AC6">
      <w:pPr>
        <w:pBdr>
          <w:top w:val="nil"/>
          <w:left w:val="nil"/>
          <w:bottom w:val="nil"/>
          <w:right w:val="nil"/>
          <w:between w:val="nil"/>
        </w:pBdr>
        <w:rPr>
          <w:color w:val="000000"/>
          <w:sz w:val="24"/>
          <w:szCs w:val="24"/>
        </w:rPr>
      </w:pPr>
    </w:p>
    <w:p w14:paraId="53662EAF" w14:textId="77777777" w:rsidR="00D32AC6" w:rsidRDefault="00D32AC6">
      <w:pPr>
        <w:pBdr>
          <w:top w:val="nil"/>
          <w:left w:val="nil"/>
          <w:bottom w:val="nil"/>
          <w:right w:val="nil"/>
          <w:between w:val="nil"/>
        </w:pBdr>
        <w:rPr>
          <w:color w:val="000000"/>
          <w:sz w:val="24"/>
          <w:szCs w:val="24"/>
        </w:rPr>
      </w:pPr>
    </w:p>
    <w:p w14:paraId="1219C752" w14:textId="77777777" w:rsidR="00D32AC6" w:rsidRDefault="00D32AC6">
      <w:pPr>
        <w:pBdr>
          <w:top w:val="nil"/>
          <w:left w:val="nil"/>
          <w:bottom w:val="nil"/>
          <w:right w:val="nil"/>
          <w:between w:val="nil"/>
        </w:pBdr>
        <w:spacing w:before="106"/>
        <w:rPr>
          <w:color w:val="000000"/>
          <w:sz w:val="24"/>
          <w:szCs w:val="24"/>
        </w:rPr>
      </w:pPr>
    </w:p>
    <w:p w14:paraId="02003CCE" w14:textId="77777777" w:rsidR="00D32AC6" w:rsidRDefault="00783C39">
      <w:pPr>
        <w:pBdr>
          <w:top w:val="nil"/>
          <w:left w:val="nil"/>
          <w:bottom w:val="nil"/>
          <w:right w:val="nil"/>
          <w:between w:val="nil"/>
        </w:pBdr>
        <w:spacing w:before="1"/>
        <w:ind w:left="1345" w:right="1062"/>
        <w:jc w:val="center"/>
        <w:rPr>
          <w:color w:val="000000"/>
          <w:sz w:val="24"/>
          <w:szCs w:val="24"/>
        </w:rPr>
      </w:pPr>
      <w:r>
        <w:rPr>
          <w:color w:val="000000"/>
          <w:sz w:val="24"/>
          <w:szCs w:val="24"/>
        </w:rPr>
        <w:t>By:</w:t>
      </w:r>
    </w:p>
    <w:p w14:paraId="5E295E29" w14:textId="77777777" w:rsidR="00D32AC6" w:rsidRDefault="00D32AC6">
      <w:pPr>
        <w:pBdr>
          <w:top w:val="nil"/>
          <w:left w:val="nil"/>
          <w:bottom w:val="nil"/>
          <w:right w:val="nil"/>
          <w:between w:val="nil"/>
        </w:pBdr>
        <w:spacing w:before="1"/>
        <w:ind w:left="1345" w:right="1062"/>
        <w:jc w:val="center"/>
        <w:rPr>
          <w:sz w:val="24"/>
          <w:szCs w:val="24"/>
        </w:rPr>
      </w:pPr>
    </w:p>
    <w:p w14:paraId="740E34FE" w14:textId="77777777" w:rsidR="00D32AC6" w:rsidRDefault="00783C39">
      <w:pPr>
        <w:pBdr>
          <w:top w:val="nil"/>
          <w:left w:val="nil"/>
          <w:bottom w:val="nil"/>
          <w:right w:val="nil"/>
          <w:between w:val="nil"/>
        </w:pBdr>
        <w:jc w:val="center"/>
        <w:rPr>
          <w:color w:val="000000"/>
          <w:sz w:val="41"/>
          <w:szCs w:val="41"/>
        </w:rPr>
      </w:pPr>
      <w:r>
        <w:rPr>
          <w:sz w:val="41"/>
          <w:szCs w:val="41"/>
        </w:rPr>
        <w:tab/>
        <w:t>Mohamed Youssef Fathallah</w:t>
      </w:r>
    </w:p>
    <w:p w14:paraId="6013ECE8" w14:textId="77777777" w:rsidR="00D32AC6" w:rsidRDefault="00D32AC6">
      <w:pPr>
        <w:pBdr>
          <w:top w:val="nil"/>
          <w:left w:val="nil"/>
          <w:bottom w:val="nil"/>
          <w:right w:val="nil"/>
          <w:between w:val="nil"/>
        </w:pBdr>
        <w:spacing w:before="388"/>
        <w:rPr>
          <w:color w:val="000000"/>
          <w:sz w:val="41"/>
          <w:szCs w:val="41"/>
        </w:rPr>
      </w:pPr>
    </w:p>
    <w:p w14:paraId="77746B33" w14:textId="77777777" w:rsidR="00D32AC6" w:rsidRDefault="00783C39">
      <w:pPr>
        <w:spacing w:line="254" w:lineRule="auto"/>
        <w:ind w:left="3978" w:right="2170" w:hanging="1084"/>
        <w:rPr>
          <w:b/>
          <w:bCs/>
          <w:sz w:val="41"/>
          <w:szCs w:val="41"/>
        </w:rPr>
      </w:pPr>
      <w:r>
        <w:rPr>
          <w:b/>
          <w:bCs/>
          <w:sz w:val="41"/>
          <w:szCs w:val="41"/>
        </w:rPr>
        <w:t>Computer Vision Models Fit for NPUs</w:t>
      </w:r>
      <w:r>
        <w:rPr>
          <w:noProof/>
        </w:rPr>
        <mc:AlternateContent>
          <mc:Choice Requires="wpg">
            <w:drawing>
              <wp:anchor distT="0" distB="0" distL="0" distR="0" simplePos="0" relativeHeight="251661312" behindDoc="0" locked="0" layoutInCell="1" hidden="0" allowOverlap="1" wp14:anchorId="18F57FBE" wp14:editId="1D325725">
                <wp:simplePos x="0" y="0"/>
                <wp:positionH relativeFrom="column">
                  <wp:posOffset>92885</wp:posOffset>
                </wp:positionH>
                <wp:positionV relativeFrom="paragraph">
                  <wp:posOffset>-141525</wp:posOffset>
                </wp:positionV>
                <wp:extent cx="6263640" cy="12700"/>
                <wp:effectExtent l="0" t="0" r="0" b="0"/>
                <wp:wrapNone/>
                <wp:docPr id="7" name="Forme libre : forme 7"/>
                <wp:cNvGraphicFramePr/>
                <a:graphic xmlns:a="http://schemas.openxmlformats.org/drawingml/2006/main">
                  <a:graphicData uri="http://schemas.microsoft.com/office/word/2010/wordprocessingShape">
                    <wps:wsp>
                      <wps:cNvSpPr/>
                      <wps:spPr>
                        <a:xfrm>
                          <a:off x="2214180" y="3779365"/>
                          <a:ext cx="6263640" cy="1270"/>
                        </a:xfrm>
                        <a:custGeom>
                          <a:avLst/>
                          <a:gdLst/>
                          <a:ahLst/>
                          <a:cxnLst/>
                          <a:rect l="l" t="t" r="r" b="b"/>
                          <a:pathLst>
                            <a:path w="6263640" h="120000" extrusionOk="0">
                              <a:moveTo>
                                <a:pt x="0" y="0"/>
                              </a:moveTo>
                              <a:lnTo>
                                <a:pt x="6263094"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92885</wp:posOffset>
                </wp:positionH>
                <wp:positionV relativeFrom="paragraph">
                  <wp:posOffset>-141525</wp:posOffset>
                </wp:positionV>
                <wp:extent cx="6263640" cy="12700"/>
                <wp:effectExtent b="0" l="0" r="0" t="0"/>
                <wp:wrapNone/>
                <wp:docPr id="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263640" cy="12700"/>
                        </a:xfrm>
                        <a:prstGeom prst="rect"/>
                        <a:ln/>
                      </pic:spPr>
                    </pic:pic>
                  </a:graphicData>
                </a:graphic>
              </wp:anchor>
            </w:drawing>
          </mc:Fallback>
        </mc:AlternateContent>
      </w:r>
      <w:r>
        <w:rPr>
          <w:noProof/>
        </w:rPr>
        <mc:AlternateContent>
          <mc:Choice Requires="wpg">
            <w:drawing>
              <wp:anchor distT="0" distB="0" distL="0" distR="0" simplePos="0" relativeHeight="251662336" behindDoc="0" locked="0" layoutInCell="1" hidden="0" allowOverlap="1" wp14:anchorId="2F45E5FB" wp14:editId="2794A939">
                <wp:simplePos x="0" y="0"/>
                <wp:positionH relativeFrom="column">
                  <wp:posOffset>92885</wp:posOffset>
                </wp:positionH>
                <wp:positionV relativeFrom="paragraph">
                  <wp:posOffset>680899</wp:posOffset>
                </wp:positionV>
                <wp:extent cx="6263640" cy="12700"/>
                <wp:effectExtent l="0" t="0" r="0" b="0"/>
                <wp:wrapNone/>
                <wp:docPr id="11" name="Forme libre : forme 11"/>
                <wp:cNvGraphicFramePr/>
                <a:graphic xmlns:a="http://schemas.openxmlformats.org/drawingml/2006/main">
                  <a:graphicData uri="http://schemas.microsoft.com/office/word/2010/wordprocessingShape">
                    <wps:wsp>
                      <wps:cNvSpPr/>
                      <wps:spPr>
                        <a:xfrm>
                          <a:off x="2214180" y="3779365"/>
                          <a:ext cx="6263640" cy="1270"/>
                        </a:xfrm>
                        <a:custGeom>
                          <a:avLst/>
                          <a:gdLst/>
                          <a:ahLst/>
                          <a:cxnLst/>
                          <a:rect l="l" t="t" r="r" b="b"/>
                          <a:pathLst>
                            <a:path w="6263640" h="120000" extrusionOk="0">
                              <a:moveTo>
                                <a:pt x="0" y="0"/>
                              </a:moveTo>
                              <a:lnTo>
                                <a:pt x="6263094"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92885</wp:posOffset>
                </wp:positionH>
                <wp:positionV relativeFrom="paragraph">
                  <wp:posOffset>680899</wp:posOffset>
                </wp:positionV>
                <wp:extent cx="6263640" cy="12700"/>
                <wp:effectExtent b="0" l="0" r="0" t="0"/>
                <wp:wrapNone/>
                <wp:docPr id="11"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6263640" cy="12700"/>
                        </a:xfrm>
                        <a:prstGeom prst="rect"/>
                        <a:ln/>
                      </pic:spPr>
                    </pic:pic>
                  </a:graphicData>
                </a:graphic>
              </wp:anchor>
            </w:drawing>
          </mc:Fallback>
        </mc:AlternateContent>
      </w:r>
    </w:p>
    <w:p w14:paraId="48418B72" w14:textId="77777777" w:rsidR="00D32AC6" w:rsidRDefault="00D32AC6">
      <w:pPr>
        <w:pBdr>
          <w:top w:val="nil"/>
          <w:left w:val="nil"/>
          <w:bottom w:val="nil"/>
          <w:right w:val="nil"/>
          <w:between w:val="nil"/>
        </w:pBdr>
        <w:spacing w:before="78"/>
        <w:rPr>
          <w:b/>
          <w:bCs/>
          <w:color w:val="000000"/>
          <w:sz w:val="41"/>
          <w:szCs w:val="41"/>
        </w:rPr>
      </w:pPr>
    </w:p>
    <w:p w14:paraId="158F8170" w14:textId="77777777" w:rsidR="00D32AC6" w:rsidRDefault="00783C39">
      <w:pPr>
        <w:pBdr>
          <w:top w:val="nil"/>
          <w:left w:val="nil"/>
          <w:bottom w:val="nil"/>
          <w:right w:val="nil"/>
          <w:between w:val="nil"/>
        </w:pBdr>
        <w:tabs>
          <w:tab w:val="left" w:pos="4753"/>
        </w:tabs>
        <w:ind w:left="2331"/>
        <w:rPr>
          <w:color w:val="000000"/>
          <w:sz w:val="24"/>
          <w:szCs w:val="24"/>
        </w:rPr>
      </w:pPr>
      <w:r>
        <w:rPr>
          <w:color w:val="000000"/>
          <w:sz w:val="24"/>
          <w:szCs w:val="24"/>
        </w:rPr>
        <w:t>Presented on</w:t>
      </w:r>
      <w:r>
        <w:rPr>
          <w:color w:val="000000"/>
          <w:sz w:val="24"/>
          <w:szCs w:val="24"/>
        </w:rPr>
        <w:tab/>
        <w:t>in front of the jury composed of:</w:t>
      </w:r>
    </w:p>
    <w:p w14:paraId="3D65642E" w14:textId="77777777" w:rsidR="00D32AC6" w:rsidRDefault="00D32AC6">
      <w:pPr>
        <w:pBdr>
          <w:top w:val="nil"/>
          <w:left w:val="nil"/>
          <w:bottom w:val="nil"/>
          <w:right w:val="nil"/>
          <w:between w:val="nil"/>
        </w:pBdr>
        <w:spacing w:before="32"/>
        <w:rPr>
          <w:color w:val="000000"/>
          <w:sz w:val="24"/>
          <w:szCs w:val="24"/>
        </w:rPr>
      </w:pPr>
    </w:p>
    <w:p w14:paraId="75C0FEEA" w14:textId="77777777" w:rsidR="00D32AC6" w:rsidRDefault="00783C39">
      <w:pPr>
        <w:pBdr>
          <w:top w:val="nil"/>
          <w:left w:val="nil"/>
          <w:bottom w:val="nil"/>
          <w:right w:val="nil"/>
          <w:between w:val="nil"/>
        </w:pBdr>
        <w:spacing w:line="400" w:lineRule="auto"/>
        <w:ind w:left="6858" w:right="1977"/>
        <w:rPr>
          <w:color w:val="000000"/>
          <w:sz w:val="24"/>
          <w:szCs w:val="24"/>
        </w:rPr>
      </w:pPr>
      <w:r>
        <w:rPr>
          <w:color w:val="000000"/>
          <w:sz w:val="24"/>
          <w:szCs w:val="24"/>
        </w:rPr>
        <w:t>Preside</w:t>
      </w:r>
      <w:r>
        <w:rPr>
          <w:sz w:val="24"/>
          <w:szCs w:val="24"/>
        </w:rPr>
        <w:t>n</w:t>
      </w:r>
      <w:r>
        <w:rPr>
          <w:color w:val="000000"/>
          <w:sz w:val="24"/>
          <w:szCs w:val="24"/>
        </w:rPr>
        <w:t>t Member</w:t>
      </w:r>
    </w:p>
    <w:p w14:paraId="08005EC8" w14:textId="77777777" w:rsidR="00D32AC6" w:rsidRDefault="00783C39">
      <w:pPr>
        <w:tabs>
          <w:tab w:val="left" w:pos="6858"/>
        </w:tabs>
        <w:spacing w:before="3"/>
        <w:ind w:left="1493"/>
        <w:rPr>
          <w:sz w:val="24"/>
          <w:szCs w:val="24"/>
        </w:rPr>
      </w:pPr>
      <w:r>
        <w:rPr>
          <w:b/>
          <w:bCs/>
          <w:sz w:val="24"/>
          <w:szCs w:val="24"/>
        </w:rPr>
        <w:t>Ms. Nada Haj Messaoud</w:t>
      </w:r>
      <w:r>
        <w:rPr>
          <w:b/>
          <w:bCs/>
          <w:sz w:val="24"/>
          <w:szCs w:val="24"/>
        </w:rPr>
        <w:tab/>
      </w:r>
      <w:r>
        <w:rPr>
          <w:sz w:val="24"/>
          <w:szCs w:val="24"/>
        </w:rPr>
        <w:t>Academic Supervisor</w:t>
      </w:r>
    </w:p>
    <w:p w14:paraId="1140D73B" w14:textId="77777777" w:rsidR="00D32AC6" w:rsidRDefault="00783C39">
      <w:pPr>
        <w:tabs>
          <w:tab w:val="left" w:pos="6858"/>
        </w:tabs>
        <w:spacing w:before="186"/>
        <w:ind w:left="1493"/>
        <w:rPr>
          <w:sz w:val="24"/>
          <w:szCs w:val="24"/>
        </w:rPr>
      </w:pPr>
      <w:proofErr w:type="spellStart"/>
      <w:r>
        <w:rPr>
          <w:b/>
          <w:bCs/>
          <w:sz w:val="24"/>
          <w:szCs w:val="24"/>
        </w:rPr>
        <w:t>Mr</w:t>
      </w:r>
      <w:proofErr w:type="spellEnd"/>
      <w:r>
        <w:rPr>
          <w:b/>
          <w:bCs/>
          <w:sz w:val="24"/>
          <w:szCs w:val="24"/>
        </w:rPr>
        <w:t xml:space="preserve"> Ilyes Tlili</w:t>
      </w:r>
      <w:r>
        <w:rPr>
          <w:b/>
          <w:bCs/>
          <w:sz w:val="24"/>
          <w:szCs w:val="24"/>
        </w:rPr>
        <w:tab/>
      </w:r>
      <w:r>
        <w:rPr>
          <w:sz w:val="24"/>
          <w:szCs w:val="24"/>
        </w:rPr>
        <w:t>Professional Supervisor</w:t>
      </w:r>
    </w:p>
    <w:p w14:paraId="7F8DAB3A" w14:textId="77777777" w:rsidR="00D32AC6" w:rsidRDefault="00D32AC6">
      <w:pPr>
        <w:pBdr>
          <w:top w:val="nil"/>
          <w:left w:val="nil"/>
          <w:bottom w:val="nil"/>
          <w:right w:val="nil"/>
          <w:between w:val="nil"/>
        </w:pBdr>
        <w:rPr>
          <w:color w:val="000000"/>
          <w:sz w:val="24"/>
          <w:szCs w:val="24"/>
        </w:rPr>
      </w:pPr>
    </w:p>
    <w:p w14:paraId="78EEC422" w14:textId="77777777" w:rsidR="00D32AC6" w:rsidRDefault="00D32AC6">
      <w:pPr>
        <w:pBdr>
          <w:top w:val="nil"/>
          <w:left w:val="nil"/>
          <w:bottom w:val="nil"/>
          <w:right w:val="nil"/>
          <w:between w:val="nil"/>
        </w:pBdr>
        <w:spacing w:before="46"/>
        <w:rPr>
          <w:color w:val="000000"/>
          <w:sz w:val="24"/>
          <w:szCs w:val="24"/>
        </w:rPr>
      </w:pPr>
    </w:p>
    <w:p w14:paraId="7AE73420" w14:textId="77777777" w:rsidR="00D32AC6" w:rsidRDefault="00783C39">
      <w:pPr>
        <w:pBdr>
          <w:top w:val="nil"/>
          <w:left w:val="nil"/>
          <w:bottom w:val="nil"/>
          <w:right w:val="nil"/>
          <w:between w:val="nil"/>
        </w:pBdr>
        <w:ind w:left="1345" w:right="1062"/>
        <w:jc w:val="center"/>
        <w:rPr>
          <w:color w:val="000000"/>
          <w:sz w:val="24"/>
          <w:szCs w:val="24"/>
        </w:rPr>
        <w:sectPr w:rsidR="00D32AC6">
          <w:pgSz w:w="11910" w:h="16840"/>
          <w:pgMar w:top="1540" w:right="1133" w:bottom="280" w:left="850" w:header="360" w:footer="360" w:gutter="0"/>
          <w:pgNumType w:start="1"/>
          <w:cols w:space="720"/>
        </w:sectPr>
      </w:pPr>
      <w:r>
        <w:rPr>
          <w:color w:val="000000"/>
          <w:sz w:val="24"/>
          <w:szCs w:val="24"/>
        </w:rPr>
        <w:t>Academic Year: 2025 / 2026</w:t>
      </w:r>
      <w:r>
        <w:rPr>
          <w:noProof/>
        </w:rPr>
        <mc:AlternateContent>
          <mc:Choice Requires="wpg">
            <w:drawing>
              <wp:anchor distT="0" distB="0" distL="0" distR="0" simplePos="0" relativeHeight="251663360" behindDoc="0" locked="0" layoutInCell="1" hidden="0" allowOverlap="1" wp14:anchorId="0D2CBDC9" wp14:editId="087985D7">
                <wp:simplePos x="0" y="0"/>
                <wp:positionH relativeFrom="column">
                  <wp:posOffset>219413</wp:posOffset>
                </wp:positionH>
                <wp:positionV relativeFrom="paragraph">
                  <wp:posOffset>67246</wp:posOffset>
                </wp:positionV>
                <wp:extent cx="1898014" cy="12700"/>
                <wp:effectExtent l="0" t="0" r="0" b="0"/>
                <wp:wrapNone/>
                <wp:docPr id="8" name="Forme libre : forme 8"/>
                <wp:cNvGraphicFramePr/>
                <a:graphic xmlns:a="http://schemas.openxmlformats.org/drawingml/2006/main">
                  <a:graphicData uri="http://schemas.microsoft.com/office/word/2010/wordprocessingShape">
                    <wps:wsp>
                      <wps:cNvSpPr/>
                      <wps:spPr>
                        <a:xfrm>
                          <a:off x="4396993" y="3779365"/>
                          <a:ext cx="1898014" cy="1270"/>
                        </a:xfrm>
                        <a:custGeom>
                          <a:avLst/>
                          <a:gdLst/>
                          <a:ahLst/>
                          <a:cxnLst/>
                          <a:rect l="l" t="t" r="r" b="b"/>
                          <a:pathLst>
                            <a:path w="1898014" h="120000" extrusionOk="0">
                              <a:moveTo>
                                <a:pt x="0" y="0"/>
                              </a:moveTo>
                              <a:lnTo>
                                <a:pt x="189790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219413</wp:posOffset>
                </wp:positionH>
                <wp:positionV relativeFrom="paragraph">
                  <wp:posOffset>67246</wp:posOffset>
                </wp:positionV>
                <wp:extent cx="1898014" cy="12700"/>
                <wp:effectExtent b="0" l="0" r="0" t="0"/>
                <wp:wrapNone/>
                <wp:docPr id="5"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898014" cy="12700"/>
                        </a:xfrm>
                        <a:prstGeom prst="rect"/>
                        <a:ln/>
                      </pic:spPr>
                    </pic:pic>
                  </a:graphicData>
                </a:graphic>
              </wp:anchor>
            </w:drawing>
          </mc:Fallback>
        </mc:AlternateContent>
      </w:r>
      <w:r>
        <w:rPr>
          <w:noProof/>
        </w:rPr>
        <mc:AlternateContent>
          <mc:Choice Requires="wpg">
            <w:drawing>
              <wp:anchor distT="0" distB="0" distL="0" distR="0" simplePos="0" relativeHeight="251664384" behindDoc="0" locked="0" layoutInCell="1" hidden="0" allowOverlap="1" wp14:anchorId="391036F6" wp14:editId="3E195B80">
                <wp:simplePos x="0" y="0"/>
                <wp:positionH relativeFrom="column">
                  <wp:posOffset>4331545</wp:posOffset>
                </wp:positionH>
                <wp:positionV relativeFrom="paragraph">
                  <wp:posOffset>67246</wp:posOffset>
                </wp:positionV>
                <wp:extent cx="1898014" cy="12700"/>
                <wp:effectExtent l="0" t="0" r="0" b="0"/>
                <wp:wrapNone/>
                <wp:docPr id="10" name="Forme libre : forme 10"/>
                <wp:cNvGraphicFramePr/>
                <a:graphic xmlns:a="http://schemas.openxmlformats.org/drawingml/2006/main">
                  <a:graphicData uri="http://schemas.microsoft.com/office/word/2010/wordprocessingShape">
                    <wps:wsp>
                      <wps:cNvSpPr/>
                      <wps:spPr>
                        <a:xfrm>
                          <a:off x="4396993" y="3779365"/>
                          <a:ext cx="1898014" cy="1270"/>
                        </a:xfrm>
                        <a:custGeom>
                          <a:avLst/>
                          <a:gdLst/>
                          <a:ahLst/>
                          <a:cxnLst/>
                          <a:rect l="l" t="t" r="r" b="b"/>
                          <a:pathLst>
                            <a:path w="1898014" h="120000" extrusionOk="0">
                              <a:moveTo>
                                <a:pt x="0" y="0"/>
                              </a:moveTo>
                              <a:lnTo>
                                <a:pt x="189790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4331545</wp:posOffset>
                </wp:positionH>
                <wp:positionV relativeFrom="paragraph">
                  <wp:posOffset>67246</wp:posOffset>
                </wp:positionV>
                <wp:extent cx="1898014" cy="12700"/>
                <wp:effectExtent b="0" l="0" r="0" t="0"/>
                <wp:wrapNone/>
                <wp:docPr id="9"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898014" cy="12700"/>
                        </a:xfrm>
                        <a:prstGeom prst="rect"/>
                        <a:ln/>
                      </pic:spPr>
                    </pic:pic>
                  </a:graphicData>
                </a:graphic>
              </wp:anchor>
            </w:drawing>
          </mc:Fallback>
        </mc:AlternateContent>
      </w:r>
    </w:p>
    <w:p w14:paraId="12C79F7F" w14:textId="77777777" w:rsidR="00D32AC6" w:rsidRDefault="00D32AC6">
      <w:pPr>
        <w:pBdr>
          <w:top w:val="nil"/>
          <w:left w:val="nil"/>
          <w:bottom w:val="nil"/>
          <w:right w:val="nil"/>
          <w:between w:val="nil"/>
        </w:pBdr>
        <w:spacing w:before="291"/>
        <w:rPr>
          <w:color w:val="000000"/>
          <w:sz w:val="49"/>
          <w:szCs w:val="49"/>
        </w:rPr>
      </w:pPr>
    </w:p>
    <w:p w14:paraId="0F3E85F5" w14:textId="77777777" w:rsidR="00D32AC6" w:rsidRDefault="00783C39">
      <w:pPr>
        <w:ind w:left="567"/>
        <w:rPr>
          <w:sz w:val="49"/>
          <w:szCs w:val="49"/>
        </w:rPr>
      </w:pPr>
      <w:r>
        <w:rPr>
          <w:sz w:val="49"/>
          <w:szCs w:val="49"/>
        </w:rPr>
        <w:t>Contents</w:t>
      </w:r>
    </w:p>
    <w:p w14:paraId="6CA5D208" w14:textId="77777777" w:rsidR="00D32AC6" w:rsidRDefault="00D32AC6">
      <w:pPr>
        <w:pBdr>
          <w:top w:val="nil"/>
          <w:left w:val="nil"/>
          <w:bottom w:val="nil"/>
          <w:right w:val="nil"/>
          <w:between w:val="nil"/>
        </w:pBdr>
        <w:rPr>
          <w:color w:val="000000"/>
          <w:sz w:val="49"/>
          <w:szCs w:val="49"/>
        </w:rPr>
      </w:pPr>
    </w:p>
    <w:p w14:paraId="3077686E" w14:textId="77777777" w:rsidR="00D32AC6" w:rsidRDefault="00D32AC6">
      <w:pPr>
        <w:pBdr>
          <w:top w:val="nil"/>
          <w:left w:val="nil"/>
          <w:bottom w:val="nil"/>
          <w:right w:val="nil"/>
          <w:between w:val="nil"/>
        </w:pBdr>
        <w:rPr>
          <w:color w:val="000000"/>
          <w:sz w:val="49"/>
          <w:szCs w:val="49"/>
        </w:rPr>
      </w:pPr>
    </w:p>
    <w:p w14:paraId="6FEE109C" w14:textId="77777777" w:rsidR="00D32AC6" w:rsidRDefault="00D32AC6">
      <w:pPr>
        <w:pBdr>
          <w:top w:val="nil"/>
          <w:left w:val="nil"/>
          <w:bottom w:val="nil"/>
          <w:right w:val="nil"/>
          <w:between w:val="nil"/>
        </w:pBdr>
        <w:spacing w:before="102"/>
        <w:rPr>
          <w:color w:val="000000"/>
          <w:sz w:val="49"/>
          <w:szCs w:val="49"/>
        </w:rPr>
      </w:pPr>
    </w:p>
    <w:p w14:paraId="1B0029E9" w14:textId="77777777" w:rsidR="00D32AC6" w:rsidRDefault="00783C39">
      <w:pPr>
        <w:numPr>
          <w:ilvl w:val="0"/>
          <w:numId w:val="9"/>
        </w:numPr>
        <w:pBdr>
          <w:top w:val="nil"/>
          <w:left w:val="nil"/>
          <w:bottom w:val="nil"/>
          <w:right w:val="nil"/>
          <w:between w:val="nil"/>
        </w:pBdr>
        <w:tabs>
          <w:tab w:val="left" w:pos="925"/>
          <w:tab w:val="right" w:pos="9638"/>
        </w:tabs>
        <w:ind w:hanging="358"/>
      </w:pPr>
      <w:hyperlink w:anchor="_t1dasw1j9nxl">
        <w:r>
          <w:rPr>
            <w:b/>
            <w:bCs/>
            <w:color w:val="000000"/>
            <w:sz w:val="24"/>
            <w:szCs w:val="24"/>
          </w:rPr>
          <w:t>Project Scope</w:t>
        </w:r>
      </w:hyperlink>
      <w:r>
        <w:rPr>
          <w:color w:val="000000"/>
          <w:sz w:val="24"/>
          <w:szCs w:val="24"/>
        </w:rPr>
        <w:tab/>
      </w:r>
      <w:r>
        <w:rPr>
          <w:b/>
          <w:bCs/>
          <w:color w:val="000000"/>
          <w:sz w:val="24"/>
          <w:szCs w:val="24"/>
        </w:rPr>
        <w:t>1</w:t>
      </w:r>
    </w:p>
    <w:p w14:paraId="70547F39" w14:textId="77777777" w:rsidR="00D32AC6" w:rsidRDefault="00783C39">
      <w:pPr>
        <w:numPr>
          <w:ilvl w:val="1"/>
          <w:numId w:val="9"/>
        </w:numPr>
        <w:pBdr>
          <w:top w:val="nil"/>
          <w:left w:val="nil"/>
          <w:bottom w:val="nil"/>
          <w:right w:val="nil"/>
          <w:between w:val="nil"/>
        </w:pBdr>
        <w:tabs>
          <w:tab w:val="left" w:pos="1475"/>
          <w:tab w:val="right" w:pos="9638"/>
        </w:tabs>
        <w:spacing w:before="13"/>
      </w:pPr>
      <w:hyperlink w:anchor="_k3w4vw9k7aym">
        <w:r>
          <w:rPr>
            <w:color w:val="000000"/>
            <w:sz w:val="24"/>
            <w:szCs w:val="24"/>
          </w:rPr>
          <w:t>Introduction</w:t>
        </w:r>
      </w:hyperlink>
      <w:r>
        <w:rPr>
          <w:color w:val="000000"/>
          <w:sz w:val="24"/>
          <w:szCs w:val="24"/>
        </w:rPr>
        <w:t xml:space="preserve"> . . . . . . . . . . . . . . . . . . . . . . . . . . . . . . . . . . . .</w:t>
      </w:r>
      <w:r>
        <w:rPr>
          <w:color w:val="000000"/>
          <w:sz w:val="24"/>
          <w:szCs w:val="24"/>
        </w:rPr>
        <w:tab/>
        <w:t>1</w:t>
      </w:r>
    </w:p>
    <w:p w14:paraId="74A194A8" w14:textId="77777777" w:rsidR="00D32AC6" w:rsidRDefault="00783C39">
      <w:pPr>
        <w:numPr>
          <w:ilvl w:val="1"/>
          <w:numId w:val="9"/>
        </w:numPr>
        <w:pBdr>
          <w:top w:val="nil"/>
          <w:left w:val="nil"/>
          <w:bottom w:val="nil"/>
          <w:right w:val="nil"/>
          <w:between w:val="nil"/>
        </w:pBdr>
        <w:tabs>
          <w:tab w:val="left" w:pos="1475"/>
          <w:tab w:val="right" w:pos="9638"/>
        </w:tabs>
        <w:spacing w:before="13"/>
      </w:pPr>
      <w:hyperlink w:anchor="_i2cpg4nb14no">
        <w:r>
          <w:rPr>
            <w:color w:val="000000"/>
            <w:sz w:val="24"/>
            <w:szCs w:val="24"/>
          </w:rPr>
          <w:t>Host Organization Presentation</w:t>
        </w:r>
      </w:hyperlink>
      <w:r>
        <w:rPr>
          <w:color w:val="000000"/>
          <w:sz w:val="24"/>
          <w:szCs w:val="24"/>
        </w:rPr>
        <w:t xml:space="preserve"> . . . . . . . . . . . . . . . . . . . . . . . . . .</w:t>
      </w:r>
      <w:r>
        <w:rPr>
          <w:color w:val="000000"/>
          <w:sz w:val="24"/>
          <w:szCs w:val="24"/>
        </w:rPr>
        <w:tab/>
        <w:t>1</w:t>
      </w:r>
    </w:p>
    <w:p w14:paraId="75D0E10C" w14:textId="77777777" w:rsidR="00D32AC6" w:rsidRDefault="00783C39">
      <w:pPr>
        <w:numPr>
          <w:ilvl w:val="2"/>
          <w:numId w:val="9"/>
        </w:numPr>
        <w:pBdr>
          <w:top w:val="nil"/>
          <w:left w:val="nil"/>
          <w:bottom w:val="nil"/>
          <w:right w:val="nil"/>
          <w:between w:val="nil"/>
        </w:pBdr>
        <w:tabs>
          <w:tab w:val="left" w:pos="2240"/>
          <w:tab w:val="right" w:pos="9638"/>
        </w:tabs>
        <w:spacing w:before="13"/>
      </w:pPr>
      <w:hyperlink w:anchor="_2hseaknzq85s">
        <w:r>
          <w:rPr>
            <w:color w:val="000000"/>
            <w:sz w:val="24"/>
            <w:szCs w:val="24"/>
          </w:rPr>
          <w:t>in2-Technologies</w:t>
        </w:r>
      </w:hyperlink>
      <w:r>
        <w:rPr>
          <w:color w:val="000000"/>
          <w:sz w:val="24"/>
          <w:szCs w:val="24"/>
        </w:rPr>
        <w:t xml:space="preserve"> . . . . . . . . . . . . . . . . . . . . . . . . . . . . .</w:t>
      </w:r>
      <w:r>
        <w:rPr>
          <w:color w:val="000000"/>
          <w:sz w:val="24"/>
          <w:szCs w:val="24"/>
        </w:rPr>
        <w:tab/>
        <w:t>1</w:t>
      </w:r>
    </w:p>
    <w:p w14:paraId="6956787A" w14:textId="77777777" w:rsidR="00D32AC6" w:rsidRDefault="00783C39">
      <w:pPr>
        <w:numPr>
          <w:ilvl w:val="2"/>
          <w:numId w:val="9"/>
        </w:numPr>
        <w:pBdr>
          <w:top w:val="nil"/>
          <w:left w:val="nil"/>
          <w:bottom w:val="nil"/>
          <w:right w:val="nil"/>
          <w:between w:val="nil"/>
        </w:pBdr>
        <w:tabs>
          <w:tab w:val="left" w:pos="2240"/>
          <w:tab w:val="right" w:pos="9638"/>
        </w:tabs>
        <w:spacing w:before="13"/>
      </w:pPr>
      <w:hyperlink w:anchor="_2rzxf7wg8t9">
        <w:r>
          <w:rPr>
            <w:color w:val="000000"/>
            <w:sz w:val="24"/>
            <w:szCs w:val="24"/>
          </w:rPr>
          <w:t>EYES (EYE-D)</w:t>
        </w:r>
      </w:hyperlink>
      <w:r>
        <w:rPr>
          <w:color w:val="000000"/>
          <w:sz w:val="24"/>
          <w:szCs w:val="24"/>
        </w:rPr>
        <w:t xml:space="preserve"> . . . . . . . . . . . . . . . . . . . . . . . . . . . . . .</w:t>
      </w:r>
      <w:r>
        <w:rPr>
          <w:color w:val="000000"/>
          <w:sz w:val="24"/>
          <w:szCs w:val="24"/>
        </w:rPr>
        <w:tab/>
        <w:t>1</w:t>
      </w:r>
    </w:p>
    <w:p w14:paraId="3558C88C" w14:textId="77777777" w:rsidR="00D32AC6" w:rsidRDefault="00783C39">
      <w:pPr>
        <w:numPr>
          <w:ilvl w:val="1"/>
          <w:numId w:val="9"/>
        </w:numPr>
        <w:pBdr>
          <w:top w:val="nil"/>
          <w:left w:val="nil"/>
          <w:bottom w:val="nil"/>
          <w:right w:val="nil"/>
          <w:between w:val="nil"/>
        </w:pBdr>
        <w:tabs>
          <w:tab w:val="left" w:pos="1475"/>
          <w:tab w:val="right" w:pos="9638"/>
        </w:tabs>
        <w:spacing w:before="13"/>
      </w:pPr>
      <w:hyperlink w:anchor="_38br0e0wkny">
        <w:r>
          <w:rPr>
            <w:color w:val="000000"/>
            <w:sz w:val="24"/>
            <w:szCs w:val="24"/>
          </w:rPr>
          <w:t>Project Presentation</w:t>
        </w:r>
      </w:hyperlink>
      <w:r>
        <w:rPr>
          <w:color w:val="000000"/>
          <w:sz w:val="24"/>
          <w:szCs w:val="24"/>
        </w:rPr>
        <w:t xml:space="preserve"> . . . . . . . . . . . . . . . . . . . . . . . . . . . . . . . .</w:t>
      </w:r>
      <w:r>
        <w:rPr>
          <w:color w:val="000000"/>
          <w:sz w:val="24"/>
          <w:szCs w:val="24"/>
        </w:rPr>
        <w:tab/>
        <w:t>3</w:t>
      </w:r>
    </w:p>
    <w:p w14:paraId="2A126FBD" w14:textId="77777777" w:rsidR="00D32AC6" w:rsidRDefault="00783C39">
      <w:pPr>
        <w:numPr>
          <w:ilvl w:val="2"/>
          <w:numId w:val="9"/>
        </w:numPr>
        <w:pBdr>
          <w:top w:val="nil"/>
          <w:left w:val="nil"/>
          <w:bottom w:val="nil"/>
          <w:right w:val="nil"/>
          <w:between w:val="nil"/>
        </w:pBdr>
        <w:tabs>
          <w:tab w:val="left" w:pos="2240"/>
          <w:tab w:val="right" w:pos="9638"/>
        </w:tabs>
        <w:spacing w:before="13"/>
      </w:pPr>
      <w:hyperlink w:anchor="_t7o1kme3vigj">
        <w:r>
          <w:rPr>
            <w:color w:val="000000"/>
            <w:sz w:val="24"/>
            <w:szCs w:val="24"/>
          </w:rPr>
          <w:t>Project Context</w:t>
        </w:r>
      </w:hyperlink>
      <w:r>
        <w:rPr>
          <w:color w:val="000000"/>
          <w:sz w:val="24"/>
          <w:szCs w:val="24"/>
        </w:rPr>
        <w:t xml:space="preserve"> . . . . . . . . . . . . . . . . . . . . . . . . . . . . . .</w:t>
      </w:r>
      <w:r>
        <w:rPr>
          <w:color w:val="000000"/>
          <w:sz w:val="24"/>
          <w:szCs w:val="24"/>
        </w:rPr>
        <w:tab/>
        <w:t>3</w:t>
      </w:r>
    </w:p>
    <w:p w14:paraId="20556713" w14:textId="77777777" w:rsidR="00D32AC6" w:rsidRDefault="00783C39">
      <w:pPr>
        <w:numPr>
          <w:ilvl w:val="2"/>
          <w:numId w:val="9"/>
        </w:numPr>
        <w:pBdr>
          <w:top w:val="nil"/>
          <w:left w:val="nil"/>
          <w:bottom w:val="nil"/>
          <w:right w:val="nil"/>
          <w:between w:val="nil"/>
        </w:pBdr>
        <w:tabs>
          <w:tab w:val="left" w:pos="2240"/>
          <w:tab w:val="right" w:pos="9638"/>
        </w:tabs>
        <w:spacing w:before="13"/>
      </w:pPr>
      <w:hyperlink w:anchor="_gf6wcfqtlxmn">
        <w:r>
          <w:rPr>
            <w:color w:val="000000"/>
            <w:sz w:val="24"/>
            <w:szCs w:val="24"/>
          </w:rPr>
          <w:t>Problem Statement</w:t>
        </w:r>
      </w:hyperlink>
      <w:r>
        <w:rPr>
          <w:color w:val="000000"/>
          <w:sz w:val="24"/>
          <w:szCs w:val="24"/>
        </w:rPr>
        <w:t xml:space="preserve"> . . . . . . . . . . . . . . . . . . . . . . . . . . . .</w:t>
      </w:r>
      <w:r>
        <w:rPr>
          <w:color w:val="000000"/>
          <w:sz w:val="24"/>
          <w:szCs w:val="24"/>
        </w:rPr>
        <w:tab/>
        <w:t>3</w:t>
      </w:r>
    </w:p>
    <w:p w14:paraId="07600D56" w14:textId="77777777" w:rsidR="00D32AC6" w:rsidRDefault="00783C39">
      <w:pPr>
        <w:numPr>
          <w:ilvl w:val="2"/>
          <w:numId w:val="9"/>
        </w:numPr>
        <w:pBdr>
          <w:top w:val="nil"/>
          <w:left w:val="nil"/>
          <w:bottom w:val="nil"/>
          <w:right w:val="nil"/>
          <w:between w:val="nil"/>
        </w:pBdr>
        <w:tabs>
          <w:tab w:val="left" w:pos="2240"/>
          <w:tab w:val="right" w:pos="9638"/>
        </w:tabs>
        <w:spacing w:before="13"/>
      </w:pPr>
      <w:hyperlink w:anchor="_2875d4fawa56">
        <w:r>
          <w:rPr>
            <w:color w:val="000000"/>
            <w:sz w:val="24"/>
            <w:szCs w:val="24"/>
          </w:rPr>
          <w:t>Project Purpose</w:t>
        </w:r>
      </w:hyperlink>
      <w:r>
        <w:rPr>
          <w:color w:val="000000"/>
          <w:sz w:val="24"/>
          <w:szCs w:val="24"/>
        </w:rPr>
        <w:t xml:space="preserve"> . . . . . . . . . . . . . . . . . . . . . . . . . . . . . .</w:t>
      </w:r>
      <w:r>
        <w:rPr>
          <w:color w:val="000000"/>
          <w:sz w:val="24"/>
          <w:szCs w:val="24"/>
        </w:rPr>
        <w:tab/>
        <w:t>3</w:t>
      </w:r>
    </w:p>
    <w:p w14:paraId="0AEC5005" w14:textId="77777777" w:rsidR="00D32AC6" w:rsidRDefault="00783C39">
      <w:pPr>
        <w:numPr>
          <w:ilvl w:val="2"/>
          <w:numId w:val="9"/>
        </w:numPr>
        <w:pBdr>
          <w:top w:val="nil"/>
          <w:left w:val="nil"/>
          <w:bottom w:val="nil"/>
          <w:right w:val="nil"/>
          <w:between w:val="nil"/>
        </w:pBdr>
        <w:tabs>
          <w:tab w:val="left" w:pos="2240"/>
          <w:tab w:val="right" w:pos="9638"/>
        </w:tabs>
        <w:spacing w:before="13"/>
      </w:pPr>
      <w:hyperlink w:anchor="_srbzb8zhnuxb">
        <w:r>
          <w:rPr>
            <w:color w:val="000000"/>
            <w:sz w:val="24"/>
            <w:szCs w:val="24"/>
          </w:rPr>
          <w:t>Project Steps</w:t>
        </w:r>
      </w:hyperlink>
      <w:r>
        <w:rPr>
          <w:color w:val="000000"/>
          <w:sz w:val="24"/>
          <w:szCs w:val="24"/>
        </w:rPr>
        <w:t xml:space="preserve">  . . . . . . . . . . . . . . . . . . . . . . . . . . . . . . .</w:t>
      </w:r>
      <w:r>
        <w:rPr>
          <w:color w:val="000000"/>
          <w:sz w:val="24"/>
          <w:szCs w:val="24"/>
        </w:rPr>
        <w:tab/>
        <w:t>4</w:t>
      </w:r>
    </w:p>
    <w:p w14:paraId="26C69700" w14:textId="77777777" w:rsidR="00D32AC6" w:rsidRDefault="00783C39">
      <w:pPr>
        <w:numPr>
          <w:ilvl w:val="1"/>
          <w:numId w:val="9"/>
        </w:numPr>
        <w:pBdr>
          <w:top w:val="nil"/>
          <w:left w:val="nil"/>
          <w:bottom w:val="nil"/>
          <w:right w:val="nil"/>
          <w:between w:val="nil"/>
        </w:pBdr>
        <w:tabs>
          <w:tab w:val="left" w:pos="1466"/>
          <w:tab w:val="right" w:pos="9638"/>
        </w:tabs>
        <w:spacing w:before="12"/>
        <w:ind w:left="1466" w:hanging="541"/>
      </w:pPr>
      <w:hyperlink w:anchor="_8reybda8qam8">
        <w:r>
          <w:rPr>
            <w:color w:val="000000"/>
            <w:sz w:val="24"/>
            <w:szCs w:val="24"/>
          </w:rPr>
          <w:t>Adopted Project Management Methodology</w:t>
        </w:r>
      </w:hyperlink>
      <w:r>
        <w:rPr>
          <w:color w:val="000000"/>
          <w:sz w:val="24"/>
          <w:szCs w:val="24"/>
        </w:rPr>
        <w:t xml:space="preserve"> . . . . . . . . . . . . . . . . . . .</w:t>
      </w:r>
      <w:r>
        <w:rPr>
          <w:color w:val="000000"/>
          <w:sz w:val="24"/>
          <w:szCs w:val="24"/>
        </w:rPr>
        <w:tab/>
        <w:t>5</w:t>
      </w:r>
    </w:p>
    <w:p w14:paraId="2B9BA3E8" w14:textId="77777777" w:rsidR="00D32AC6" w:rsidRDefault="00783C39">
      <w:pPr>
        <w:numPr>
          <w:ilvl w:val="1"/>
          <w:numId w:val="9"/>
        </w:numPr>
        <w:pBdr>
          <w:top w:val="nil"/>
          <w:left w:val="nil"/>
          <w:bottom w:val="nil"/>
          <w:right w:val="nil"/>
          <w:between w:val="nil"/>
        </w:pBdr>
        <w:tabs>
          <w:tab w:val="left" w:pos="1475"/>
          <w:tab w:val="left" w:pos="2778"/>
          <w:tab w:val="right" w:pos="9638"/>
        </w:tabs>
        <w:spacing w:before="13"/>
        <w:sectPr w:rsidR="00D32AC6">
          <w:pgSz w:w="11910" w:h="16840"/>
          <w:pgMar w:top="1920" w:right="1133" w:bottom="1020" w:left="850" w:header="0" w:footer="833" w:gutter="0"/>
          <w:cols w:space="720"/>
        </w:sectPr>
      </w:pPr>
      <w:hyperlink w:anchor="_addwadh38j84">
        <w:r>
          <w:rPr>
            <w:color w:val="000000"/>
            <w:sz w:val="24"/>
            <w:szCs w:val="24"/>
          </w:rPr>
          <w:t>Conclusion</w:t>
        </w:r>
      </w:hyperlink>
      <w:r>
        <w:rPr>
          <w:color w:val="000000"/>
          <w:sz w:val="24"/>
          <w:szCs w:val="24"/>
        </w:rPr>
        <w:tab/>
        <w:t>. . . . . . . . . . . . . . . . . . . . . . . . . . . . . . . . . . . .</w:t>
      </w:r>
      <w:r>
        <w:rPr>
          <w:color w:val="000000"/>
          <w:sz w:val="24"/>
          <w:szCs w:val="24"/>
        </w:rPr>
        <w:tab/>
        <w:t>6</w:t>
      </w:r>
    </w:p>
    <w:p w14:paraId="0CEBCB02" w14:textId="77777777" w:rsidR="00D32AC6" w:rsidRDefault="00D32AC6">
      <w:pPr>
        <w:pBdr>
          <w:top w:val="nil"/>
          <w:left w:val="nil"/>
          <w:bottom w:val="nil"/>
          <w:right w:val="nil"/>
          <w:between w:val="nil"/>
        </w:pBdr>
        <w:spacing w:before="291"/>
        <w:rPr>
          <w:color w:val="000000"/>
          <w:sz w:val="49"/>
          <w:szCs w:val="49"/>
        </w:rPr>
      </w:pPr>
    </w:p>
    <w:p w14:paraId="4CD7C964" w14:textId="77777777" w:rsidR="00D32AC6" w:rsidRDefault="00783C39">
      <w:pPr>
        <w:ind w:left="567"/>
        <w:rPr>
          <w:sz w:val="49"/>
          <w:szCs w:val="49"/>
        </w:rPr>
      </w:pPr>
      <w:r>
        <w:rPr>
          <w:sz w:val="49"/>
          <w:szCs w:val="49"/>
        </w:rPr>
        <w:t>List of Figures</w:t>
      </w:r>
    </w:p>
    <w:p w14:paraId="0D55EDFA" w14:textId="77777777" w:rsidR="00D32AC6" w:rsidRDefault="00D32AC6">
      <w:pPr>
        <w:pBdr>
          <w:top w:val="nil"/>
          <w:left w:val="nil"/>
          <w:bottom w:val="nil"/>
          <w:right w:val="nil"/>
          <w:between w:val="nil"/>
        </w:pBdr>
        <w:rPr>
          <w:color w:val="000000"/>
          <w:sz w:val="49"/>
          <w:szCs w:val="49"/>
        </w:rPr>
      </w:pPr>
    </w:p>
    <w:p w14:paraId="349751D5" w14:textId="77777777" w:rsidR="00D32AC6" w:rsidRDefault="00D32AC6">
      <w:pPr>
        <w:pBdr>
          <w:top w:val="nil"/>
          <w:left w:val="nil"/>
          <w:bottom w:val="nil"/>
          <w:right w:val="nil"/>
          <w:between w:val="nil"/>
        </w:pBdr>
        <w:rPr>
          <w:color w:val="000000"/>
          <w:sz w:val="49"/>
          <w:szCs w:val="49"/>
        </w:rPr>
      </w:pPr>
    </w:p>
    <w:p w14:paraId="2C2B3332" w14:textId="77777777" w:rsidR="00D32AC6" w:rsidRDefault="00D32AC6">
      <w:pPr>
        <w:pBdr>
          <w:top w:val="nil"/>
          <w:left w:val="nil"/>
          <w:bottom w:val="nil"/>
          <w:right w:val="nil"/>
          <w:between w:val="nil"/>
        </w:pBdr>
        <w:spacing w:before="62"/>
        <w:rPr>
          <w:color w:val="000000"/>
          <w:sz w:val="49"/>
          <w:szCs w:val="49"/>
        </w:rPr>
      </w:pPr>
    </w:p>
    <w:p w14:paraId="1057BE56" w14:textId="77777777" w:rsidR="00D32AC6" w:rsidRDefault="00783C39">
      <w:pPr>
        <w:numPr>
          <w:ilvl w:val="1"/>
          <w:numId w:val="8"/>
        </w:numPr>
        <w:pBdr>
          <w:top w:val="nil"/>
          <w:left w:val="nil"/>
          <w:bottom w:val="nil"/>
          <w:right w:val="nil"/>
          <w:between w:val="nil"/>
        </w:pBdr>
        <w:tabs>
          <w:tab w:val="left" w:pos="1475"/>
          <w:tab w:val="left" w:pos="9518"/>
        </w:tabs>
        <w:rPr>
          <w:color w:val="000000"/>
        </w:rPr>
      </w:pPr>
      <w:hyperlink w:anchor="_poht48bsqe7i">
        <w:r>
          <w:rPr>
            <w:color w:val="000000"/>
            <w:sz w:val="24"/>
            <w:szCs w:val="24"/>
          </w:rPr>
          <w:t>in2-Technologies and EYES logos</w:t>
        </w:r>
      </w:hyperlink>
      <w:r>
        <w:rPr>
          <w:color w:val="000000"/>
          <w:sz w:val="24"/>
          <w:szCs w:val="24"/>
        </w:rPr>
        <w:t xml:space="preserve"> . . . . . . . . . . . . . . . . . . . . . . . .</w:t>
      </w:r>
      <w:r>
        <w:rPr>
          <w:color w:val="000000"/>
          <w:sz w:val="24"/>
          <w:szCs w:val="24"/>
        </w:rPr>
        <w:tab/>
        <w:t>2</w:t>
      </w:r>
    </w:p>
    <w:p w14:paraId="112DB36D" w14:textId="77777777" w:rsidR="00D32AC6" w:rsidRDefault="00783C39">
      <w:pPr>
        <w:numPr>
          <w:ilvl w:val="1"/>
          <w:numId w:val="8"/>
        </w:numPr>
        <w:pBdr>
          <w:top w:val="nil"/>
          <w:left w:val="nil"/>
          <w:bottom w:val="nil"/>
          <w:right w:val="nil"/>
          <w:between w:val="nil"/>
        </w:pBdr>
        <w:tabs>
          <w:tab w:val="left" w:pos="1475"/>
          <w:tab w:val="left" w:pos="9518"/>
        </w:tabs>
        <w:spacing w:before="13"/>
        <w:rPr>
          <w:color w:val="000000"/>
        </w:rPr>
      </w:pPr>
      <w:r>
        <w:rPr>
          <w:color w:val="000000"/>
          <w:sz w:val="24"/>
          <w:szCs w:val="24"/>
        </w:rPr>
        <w:t>Scrum Vs Traditional . . . . . . . . . . . . . . . . . . . . . . . . . . . . . . .</w:t>
      </w:r>
      <w:r>
        <w:rPr>
          <w:color w:val="000000"/>
          <w:sz w:val="24"/>
          <w:szCs w:val="24"/>
        </w:rPr>
        <w:tab/>
        <w:t>5</w:t>
      </w:r>
    </w:p>
    <w:p w14:paraId="21490955" w14:textId="77777777" w:rsidR="00D32AC6" w:rsidRDefault="00783C39">
      <w:pPr>
        <w:numPr>
          <w:ilvl w:val="1"/>
          <w:numId w:val="8"/>
        </w:numPr>
        <w:pBdr>
          <w:top w:val="nil"/>
          <w:left w:val="nil"/>
          <w:bottom w:val="nil"/>
          <w:right w:val="nil"/>
          <w:between w:val="nil"/>
        </w:pBdr>
        <w:tabs>
          <w:tab w:val="left" w:pos="1475"/>
          <w:tab w:val="left" w:pos="9518"/>
        </w:tabs>
        <w:spacing w:before="13"/>
        <w:rPr>
          <w:color w:val="000000"/>
        </w:rPr>
      </w:pPr>
      <w:r>
        <w:rPr>
          <w:color w:val="000000"/>
          <w:sz w:val="24"/>
          <w:szCs w:val="24"/>
        </w:rPr>
        <w:t>Scrum Team . . . . . . . . . . . . . . . . . . . . . . . . . . . . . . . . . . . .</w:t>
      </w:r>
      <w:r>
        <w:rPr>
          <w:color w:val="000000"/>
          <w:sz w:val="24"/>
          <w:szCs w:val="24"/>
        </w:rPr>
        <w:tab/>
        <w:t>5</w:t>
      </w:r>
    </w:p>
    <w:p w14:paraId="09F7C638" w14:textId="77777777" w:rsidR="00D32AC6" w:rsidRDefault="00783C39">
      <w:pPr>
        <w:numPr>
          <w:ilvl w:val="1"/>
          <w:numId w:val="8"/>
        </w:numPr>
        <w:pBdr>
          <w:top w:val="nil"/>
          <w:left w:val="nil"/>
          <w:bottom w:val="nil"/>
          <w:right w:val="nil"/>
          <w:between w:val="nil"/>
        </w:pBdr>
        <w:tabs>
          <w:tab w:val="left" w:pos="1475"/>
          <w:tab w:val="left" w:pos="9518"/>
        </w:tabs>
        <w:spacing w:before="13"/>
        <w:rPr>
          <w:color w:val="000000"/>
        </w:rPr>
        <w:sectPr w:rsidR="00D32AC6">
          <w:pgSz w:w="11910" w:h="16840"/>
          <w:pgMar w:top="1920" w:right="1133" w:bottom="1020" w:left="850" w:header="0" w:footer="833" w:gutter="0"/>
          <w:cols w:space="720"/>
        </w:sectPr>
      </w:pPr>
      <w:r>
        <w:rPr>
          <w:color w:val="000000"/>
          <w:sz w:val="24"/>
          <w:szCs w:val="24"/>
        </w:rPr>
        <w:t>Scrum Process . . . . . . . . . . . . . . . . . . . . . . . . . . . . . . . . . . .</w:t>
      </w:r>
      <w:r>
        <w:rPr>
          <w:color w:val="000000"/>
          <w:sz w:val="24"/>
          <w:szCs w:val="24"/>
        </w:rPr>
        <w:tab/>
        <w:t>5</w:t>
      </w:r>
    </w:p>
    <w:p w14:paraId="017BF8A3" w14:textId="77777777" w:rsidR="00D32AC6" w:rsidRDefault="00D32AC6">
      <w:pPr>
        <w:pBdr>
          <w:top w:val="nil"/>
          <w:left w:val="nil"/>
          <w:bottom w:val="nil"/>
          <w:right w:val="nil"/>
          <w:between w:val="nil"/>
        </w:pBdr>
        <w:spacing w:before="291"/>
        <w:rPr>
          <w:color w:val="000000"/>
          <w:sz w:val="49"/>
          <w:szCs w:val="49"/>
        </w:rPr>
      </w:pPr>
    </w:p>
    <w:p w14:paraId="0BFE31BA" w14:textId="77777777" w:rsidR="00D32AC6" w:rsidRDefault="00783C39">
      <w:pPr>
        <w:ind w:left="567"/>
        <w:rPr>
          <w:sz w:val="49"/>
          <w:szCs w:val="49"/>
        </w:rPr>
      </w:pPr>
      <w:r>
        <w:rPr>
          <w:sz w:val="49"/>
          <w:szCs w:val="49"/>
        </w:rPr>
        <w:t>List of Tables</w:t>
      </w:r>
    </w:p>
    <w:p w14:paraId="31C65C01" w14:textId="77777777" w:rsidR="00D32AC6" w:rsidRDefault="00D32AC6">
      <w:pPr>
        <w:pBdr>
          <w:top w:val="nil"/>
          <w:left w:val="nil"/>
          <w:bottom w:val="nil"/>
          <w:right w:val="nil"/>
          <w:between w:val="nil"/>
        </w:pBdr>
        <w:rPr>
          <w:color w:val="000000"/>
          <w:sz w:val="49"/>
          <w:szCs w:val="49"/>
        </w:rPr>
      </w:pPr>
    </w:p>
    <w:p w14:paraId="21C45085" w14:textId="77777777" w:rsidR="00D32AC6" w:rsidRDefault="00D32AC6">
      <w:pPr>
        <w:pBdr>
          <w:top w:val="nil"/>
          <w:left w:val="nil"/>
          <w:bottom w:val="nil"/>
          <w:right w:val="nil"/>
          <w:between w:val="nil"/>
        </w:pBdr>
        <w:rPr>
          <w:color w:val="000000"/>
          <w:sz w:val="49"/>
          <w:szCs w:val="49"/>
        </w:rPr>
      </w:pPr>
    </w:p>
    <w:p w14:paraId="0351B85A" w14:textId="77777777" w:rsidR="00D32AC6" w:rsidRDefault="00D32AC6">
      <w:pPr>
        <w:pBdr>
          <w:top w:val="nil"/>
          <w:left w:val="nil"/>
          <w:bottom w:val="nil"/>
          <w:right w:val="nil"/>
          <w:between w:val="nil"/>
        </w:pBdr>
        <w:spacing w:before="62"/>
        <w:rPr>
          <w:color w:val="000000"/>
          <w:sz w:val="49"/>
          <w:szCs w:val="49"/>
        </w:rPr>
      </w:pPr>
    </w:p>
    <w:p w14:paraId="711A0F19" w14:textId="77777777" w:rsidR="00D32AC6" w:rsidRDefault="00783C39">
      <w:pPr>
        <w:numPr>
          <w:ilvl w:val="1"/>
          <w:numId w:val="7"/>
        </w:numPr>
        <w:pBdr>
          <w:top w:val="nil"/>
          <w:left w:val="nil"/>
          <w:bottom w:val="nil"/>
          <w:right w:val="nil"/>
          <w:between w:val="nil"/>
        </w:pBdr>
        <w:tabs>
          <w:tab w:val="left" w:pos="1475"/>
          <w:tab w:val="left" w:pos="9518"/>
        </w:tabs>
        <w:rPr>
          <w:color w:val="000000"/>
        </w:rPr>
      </w:pPr>
      <w:hyperlink w:anchor="_d309xxcy2uq9">
        <w:r>
          <w:rPr>
            <w:color w:val="000000"/>
            <w:sz w:val="24"/>
            <w:szCs w:val="24"/>
          </w:rPr>
          <w:t>Guiding questions and corresponding project objectives</w:t>
        </w:r>
      </w:hyperlink>
      <w:r>
        <w:rPr>
          <w:color w:val="000000"/>
          <w:sz w:val="24"/>
          <w:szCs w:val="24"/>
        </w:rPr>
        <w:t xml:space="preserve"> . . . . . . . . . . . . .</w:t>
      </w:r>
      <w:r>
        <w:rPr>
          <w:color w:val="000000"/>
          <w:sz w:val="24"/>
          <w:szCs w:val="24"/>
        </w:rPr>
        <w:tab/>
        <w:t>3</w:t>
      </w:r>
    </w:p>
    <w:p w14:paraId="0FC235B3" w14:textId="77777777" w:rsidR="00D32AC6" w:rsidRDefault="00783C39">
      <w:pPr>
        <w:numPr>
          <w:ilvl w:val="1"/>
          <w:numId w:val="7"/>
        </w:numPr>
        <w:pBdr>
          <w:top w:val="nil"/>
          <w:left w:val="nil"/>
          <w:bottom w:val="nil"/>
          <w:right w:val="nil"/>
          <w:between w:val="nil"/>
        </w:pBdr>
        <w:tabs>
          <w:tab w:val="left" w:pos="1468"/>
          <w:tab w:val="left" w:pos="9518"/>
        </w:tabs>
        <w:spacing w:before="13"/>
        <w:ind w:left="1468" w:hanging="543"/>
        <w:rPr>
          <w:color w:val="000000"/>
        </w:rPr>
      </w:pPr>
      <w:hyperlink w:anchor="_tfgk0yhdt1dr">
        <w:r>
          <w:rPr>
            <w:color w:val="000000"/>
            <w:sz w:val="24"/>
            <w:szCs w:val="24"/>
          </w:rPr>
          <w:t>The Project’s 5 W’s</w:t>
        </w:r>
      </w:hyperlink>
      <w:r>
        <w:rPr>
          <w:color w:val="000000"/>
          <w:sz w:val="24"/>
          <w:szCs w:val="24"/>
        </w:rPr>
        <w:t xml:space="preserve"> . . . . . . . . . . . . . . . . . . . . . . . . . . . . . . . .</w:t>
      </w:r>
      <w:r>
        <w:rPr>
          <w:color w:val="000000"/>
          <w:sz w:val="24"/>
          <w:szCs w:val="24"/>
        </w:rPr>
        <w:tab/>
        <w:t>4</w:t>
      </w:r>
    </w:p>
    <w:p w14:paraId="2892CD59" w14:textId="77777777" w:rsidR="00D32AC6" w:rsidRDefault="00783C39">
      <w:pPr>
        <w:numPr>
          <w:ilvl w:val="1"/>
          <w:numId w:val="7"/>
        </w:numPr>
        <w:pBdr>
          <w:top w:val="nil"/>
          <w:left w:val="nil"/>
          <w:bottom w:val="nil"/>
          <w:right w:val="nil"/>
          <w:between w:val="nil"/>
        </w:pBdr>
        <w:tabs>
          <w:tab w:val="left" w:pos="1475"/>
          <w:tab w:val="left" w:pos="6544"/>
          <w:tab w:val="left" w:pos="9518"/>
        </w:tabs>
        <w:spacing w:before="13"/>
        <w:rPr>
          <w:color w:val="000000"/>
        </w:rPr>
        <w:sectPr w:rsidR="00D32AC6">
          <w:pgSz w:w="11910" w:h="16840"/>
          <w:pgMar w:top="1920" w:right="1133" w:bottom="1020" w:left="850" w:header="0" w:footer="833" w:gutter="0"/>
          <w:cols w:space="720"/>
        </w:sectPr>
      </w:pPr>
      <w:hyperlink w:anchor="_yz4qd310pv3p">
        <w:r>
          <w:rPr>
            <w:color w:val="000000"/>
            <w:sz w:val="24"/>
            <w:szCs w:val="24"/>
          </w:rPr>
          <w:t>Scrum methodology and its adoption in the project</w:t>
        </w:r>
      </w:hyperlink>
      <w:r>
        <w:rPr>
          <w:color w:val="000000"/>
          <w:sz w:val="24"/>
          <w:szCs w:val="24"/>
        </w:rPr>
        <w:tab/>
        <w:t>. . . . . . . . . . . . . . .</w:t>
      </w:r>
    </w:p>
    <w:p w14:paraId="22DCA773" w14:textId="77777777" w:rsidR="00D32AC6" w:rsidRDefault="00D32AC6">
      <w:pPr>
        <w:pBdr>
          <w:top w:val="nil"/>
          <w:left w:val="nil"/>
          <w:bottom w:val="nil"/>
          <w:right w:val="nil"/>
          <w:between w:val="nil"/>
        </w:pBdr>
        <w:spacing w:before="117"/>
        <w:rPr>
          <w:color w:val="000000"/>
          <w:sz w:val="28"/>
          <w:szCs w:val="28"/>
        </w:rPr>
      </w:pPr>
    </w:p>
    <w:p w14:paraId="0610B1A2" w14:textId="77777777" w:rsidR="00D32AC6" w:rsidRDefault="00783C39">
      <w:pPr>
        <w:pStyle w:val="Heading3"/>
        <w:tabs>
          <w:tab w:val="left" w:pos="9912"/>
        </w:tabs>
        <w:ind w:left="567" w:right="0"/>
        <w:jc w:val="left"/>
        <w:rPr>
          <w:sz w:val="119"/>
          <w:szCs w:val="119"/>
        </w:rPr>
      </w:pPr>
      <w:bookmarkStart w:id="0" w:name="nnkvdl7ltl0o" w:colFirst="0" w:colLast="0"/>
      <w:bookmarkStart w:id="1" w:name="_t1dasw1j9nxl" w:colFirst="0" w:colLast="0"/>
      <w:bookmarkEnd w:id="0"/>
      <w:bookmarkEnd w:id="1"/>
      <w:r>
        <w:rPr>
          <w:rFonts w:ascii="Arial" w:eastAsia="Arial" w:hAnsi="Arial" w:cs="Arial"/>
        </w:rPr>
        <w:t xml:space="preserve">Chapter </w:t>
      </w:r>
      <w:r>
        <w:rPr>
          <w:sz w:val="119"/>
          <w:szCs w:val="119"/>
        </w:rPr>
        <w:t>1</w:t>
      </w:r>
      <w:r>
        <w:rPr>
          <w:sz w:val="119"/>
          <w:szCs w:val="119"/>
          <w:u w:val="single"/>
        </w:rPr>
        <w:tab/>
      </w:r>
      <w:r>
        <w:rPr>
          <w:noProof/>
        </w:rPr>
        <mc:AlternateContent>
          <mc:Choice Requires="wpg">
            <w:drawing>
              <wp:anchor distT="0" distB="0" distL="0" distR="0" simplePos="0" relativeHeight="251665408" behindDoc="1" locked="0" layoutInCell="1" hidden="0" allowOverlap="1" wp14:anchorId="6DD8190F" wp14:editId="1646534E">
                <wp:simplePos x="0" y="0"/>
                <wp:positionH relativeFrom="column">
                  <wp:posOffset>353922</wp:posOffset>
                </wp:positionH>
                <wp:positionV relativeFrom="paragraph">
                  <wp:posOffset>200511</wp:posOffset>
                </wp:positionV>
                <wp:extent cx="717500" cy="368250"/>
                <wp:effectExtent l="0" t="0" r="0" b="0"/>
                <wp:wrapNone/>
                <wp:docPr id="14" name="Forme libre : forme 14"/>
                <wp:cNvGraphicFramePr/>
                <a:graphic xmlns:a="http://schemas.openxmlformats.org/drawingml/2006/main">
                  <a:graphicData uri="http://schemas.microsoft.com/office/word/2010/wordprocessingShape">
                    <wps:wsp>
                      <wps:cNvSpPr/>
                      <wps:spPr>
                        <a:xfrm>
                          <a:off x="4993575" y="3602200"/>
                          <a:ext cx="704850" cy="355600"/>
                        </a:xfrm>
                        <a:custGeom>
                          <a:avLst/>
                          <a:gdLst/>
                          <a:ahLst/>
                          <a:cxnLst/>
                          <a:rect l="l" t="t" r="r" b="b"/>
                          <a:pathLst>
                            <a:path w="704850" h="355600" extrusionOk="0">
                              <a:moveTo>
                                <a:pt x="6324" y="355561"/>
                              </a:moveTo>
                              <a:lnTo>
                                <a:pt x="6324" y="6324"/>
                              </a:lnTo>
                            </a:path>
                            <a:path w="704850" h="355600" extrusionOk="0">
                              <a:moveTo>
                                <a:pt x="0" y="0"/>
                              </a:moveTo>
                              <a:lnTo>
                                <a:pt x="704608" y="0"/>
                              </a:lnTo>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353922</wp:posOffset>
                </wp:positionH>
                <wp:positionV relativeFrom="paragraph">
                  <wp:posOffset>200511</wp:posOffset>
                </wp:positionV>
                <wp:extent cx="717500" cy="368250"/>
                <wp:effectExtent b="0" l="0" r="0" t="0"/>
                <wp:wrapNone/>
                <wp:docPr id="10"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717500" cy="368250"/>
                        </a:xfrm>
                        <a:prstGeom prst="rect"/>
                        <a:ln/>
                      </pic:spPr>
                    </pic:pic>
                  </a:graphicData>
                </a:graphic>
              </wp:anchor>
            </w:drawing>
          </mc:Fallback>
        </mc:AlternateContent>
      </w:r>
      <w:r>
        <w:rPr>
          <w:noProof/>
        </w:rPr>
        <mc:AlternateContent>
          <mc:Choice Requires="wpg">
            <w:drawing>
              <wp:anchor distT="0" distB="0" distL="0" distR="0" simplePos="0" relativeHeight="251666432" behindDoc="1" locked="0" layoutInCell="1" hidden="0" allowOverlap="1" wp14:anchorId="22F69EBF" wp14:editId="6A34BCD5">
                <wp:simplePos x="0" y="0"/>
                <wp:positionH relativeFrom="column">
                  <wp:posOffset>1474698</wp:posOffset>
                </wp:positionH>
                <wp:positionV relativeFrom="paragraph">
                  <wp:posOffset>200511</wp:posOffset>
                </wp:positionV>
                <wp:extent cx="4651960" cy="511759"/>
                <wp:effectExtent l="0" t="0" r="0" b="0"/>
                <wp:wrapNone/>
                <wp:docPr id="15" name="Forme libre : forme 15"/>
                <wp:cNvGraphicFramePr/>
                <a:graphic xmlns:a="http://schemas.openxmlformats.org/drawingml/2006/main">
                  <a:graphicData uri="http://schemas.microsoft.com/office/word/2010/wordprocessingShape">
                    <wps:wsp>
                      <wps:cNvSpPr/>
                      <wps:spPr>
                        <a:xfrm>
                          <a:off x="3026345" y="3530446"/>
                          <a:ext cx="4639310" cy="499109"/>
                        </a:xfrm>
                        <a:custGeom>
                          <a:avLst/>
                          <a:gdLst/>
                          <a:ahLst/>
                          <a:cxnLst/>
                          <a:rect l="l" t="t" r="r" b="b"/>
                          <a:pathLst>
                            <a:path w="4639310" h="499109" extrusionOk="0">
                              <a:moveTo>
                                <a:pt x="4632896" y="498754"/>
                              </a:moveTo>
                              <a:lnTo>
                                <a:pt x="4632896" y="6324"/>
                              </a:lnTo>
                            </a:path>
                            <a:path w="4639310" h="499109" extrusionOk="0">
                              <a:moveTo>
                                <a:pt x="0" y="0"/>
                              </a:moveTo>
                              <a:lnTo>
                                <a:pt x="4639221" y="0"/>
                              </a:lnTo>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1474698</wp:posOffset>
                </wp:positionH>
                <wp:positionV relativeFrom="paragraph">
                  <wp:posOffset>200511</wp:posOffset>
                </wp:positionV>
                <wp:extent cx="4651960" cy="511759"/>
                <wp:effectExtent b="0" l="0" r="0" t="0"/>
                <wp:wrapNone/>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4651960" cy="511759"/>
                        </a:xfrm>
                        <a:prstGeom prst="rect"/>
                        <a:ln/>
                      </pic:spPr>
                    </pic:pic>
                  </a:graphicData>
                </a:graphic>
              </wp:anchor>
            </w:drawing>
          </mc:Fallback>
        </mc:AlternateContent>
      </w:r>
    </w:p>
    <w:p w14:paraId="497B58EF" w14:textId="52C8CD37" w:rsidR="00D32AC6" w:rsidRPr="002E2963" w:rsidDel="002E2963" w:rsidRDefault="002E2963">
      <w:pPr>
        <w:pBdr>
          <w:top w:val="nil"/>
          <w:left w:val="nil"/>
          <w:bottom w:val="nil"/>
          <w:right w:val="nil"/>
          <w:between w:val="nil"/>
        </w:pBdr>
        <w:spacing w:before="249"/>
        <w:ind w:left="567" w:right="429"/>
        <w:jc w:val="both"/>
        <w:rPr>
          <w:del w:id="2" w:author="NADA Haj messaoud" w:date="2026-02-15T13:36:00Z"/>
          <w:sz w:val="44"/>
          <w:szCs w:val="44"/>
          <w:rPrChange w:id="3" w:author="NADA Haj messaoud" w:date="2026-02-15T13:37:00Z">
            <w:rPr>
              <w:del w:id="4" w:author="NADA Haj messaoud" w:date="2026-02-15T13:36:00Z"/>
              <w:sz w:val="49"/>
              <w:szCs w:val="49"/>
            </w:rPr>
          </w:rPrChange>
        </w:rPr>
        <w:pPrChange w:id="5" w:author="NADA Haj messaoud" w:date="2026-02-15T13:37:00Z">
          <w:pPr>
            <w:pBdr>
              <w:top w:val="nil"/>
              <w:left w:val="nil"/>
              <w:bottom w:val="nil"/>
              <w:right w:val="nil"/>
              <w:between w:val="nil"/>
            </w:pBdr>
            <w:spacing w:before="249"/>
          </w:pPr>
        </w:pPrChange>
      </w:pPr>
      <w:ins w:id="6" w:author="NADA Haj messaoud" w:date="2026-02-15T13:36:00Z">
        <w:r w:rsidRPr="002E2963">
          <w:rPr>
            <w:sz w:val="44"/>
            <w:szCs w:val="44"/>
            <w:rPrChange w:id="7" w:author="NADA Haj messaoud" w:date="2026-02-15T13:37:00Z">
              <w:rPr>
                <w:sz w:val="49"/>
                <w:szCs w:val="49"/>
              </w:rPr>
            </w:rPrChange>
          </w:rPr>
          <w:t>PROJECT</w:t>
        </w:r>
      </w:ins>
      <w:ins w:id="8" w:author="NADA Haj messaoud" w:date="2026-02-15T13:37:00Z">
        <w:r w:rsidRPr="002E2963">
          <w:rPr>
            <w:sz w:val="44"/>
            <w:szCs w:val="44"/>
            <w:rPrChange w:id="9" w:author="NADA Haj messaoud" w:date="2026-02-15T13:37:00Z">
              <w:rPr>
                <w:sz w:val="49"/>
                <w:szCs w:val="49"/>
              </w:rPr>
            </w:rPrChange>
          </w:rPr>
          <w:t xml:space="preserve"> </w:t>
        </w:r>
      </w:ins>
      <w:ins w:id="10" w:author="NADA Haj messaoud" w:date="2026-02-15T13:36:00Z">
        <w:r w:rsidRPr="002E2963">
          <w:rPr>
            <w:sz w:val="44"/>
            <w:szCs w:val="44"/>
            <w:rPrChange w:id="11" w:author="NADA Haj messaoud" w:date="2026-02-15T13:37:00Z">
              <w:rPr>
                <w:sz w:val="49"/>
                <w:szCs w:val="49"/>
              </w:rPr>
            </w:rPrChange>
          </w:rPr>
          <w:t>OVERVIEW AND</w:t>
        </w:r>
      </w:ins>
      <w:ins w:id="12" w:author="NADA Haj messaoud" w:date="2026-02-15T13:37:00Z">
        <w:r w:rsidRPr="002E2963">
          <w:rPr>
            <w:sz w:val="44"/>
            <w:szCs w:val="44"/>
            <w:rPrChange w:id="13" w:author="NADA Haj messaoud" w:date="2026-02-15T13:37:00Z">
              <w:rPr>
                <w:sz w:val="49"/>
                <w:szCs w:val="49"/>
              </w:rPr>
            </w:rPrChange>
          </w:rPr>
          <w:t xml:space="preserve"> </w:t>
        </w:r>
      </w:ins>
      <w:ins w:id="14" w:author="NADA Haj messaoud" w:date="2026-02-15T13:36:00Z">
        <w:r w:rsidRPr="002E2963">
          <w:rPr>
            <w:sz w:val="44"/>
            <w:szCs w:val="44"/>
            <w:rPrChange w:id="15" w:author="NADA Haj messaoud" w:date="2026-02-15T13:37:00Z">
              <w:rPr>
                <w:sz w:val="49"/>
                <w:szCs w:val="49"/>
              </w:rPr>
            </w:rPrChange>
          </w:rPr>
          <w:t>REQUIREMENTS ANALYSIS</w:t>
        </w:r>
      </w:ins>
      <w:del w:id="16" w:author="NADA Haj messaoud" w:date="2026-02-15T13:36:00Z">
        <w:r w:rsidR="00783C39" w:rsidRPr="002E2963" w:rsidDel="002E2963">
          <w:rPr>
            <w:sz w:val="44"/>
            <w:szCs w:val="44"/>
            <w:rPrChange w:id="17" w:author="NADA Haj messaoud" w:date="2026-02-15T13:37:00Z">
              <w:rPr>
                <w:sz w:val="49"/>
                <w:szCs w:val="49"/>
              </w:rPr>
            </w:rPrChange>
          </w:rPr>
          <w:delText>Project Scope</w:delText>
        </w:r>
      </w:del>
    </w:p>
    <w:p w14:paraId="3A14F27B" w14:textId="77777777" w:rsidR="002E2963" w:rsidRPr="002E2963" w:rsidRDefault="002E2963">
      <w:pPr>
        <w:spacing w:before="281"/>
        <w:ind w:left="567" w:right="429"/>
        <w:jc w:val="both"/>
        <w:rPr>
          <w:ins w:id="18" w:author="NADA Haj messaoud" w:date="2026-02-15T13:36:00Z"/>
          <w:sz w:val="44"/>
          <w:szCs w:val="44"/>
          <w:rPrChange w:id="19" w:author="NADA Haj messaoud" w:date="2026-02-15T13:37:00Z">
            <w:rPr>
              <w:ins w:id="20" w:author="NADA Haj messaoud" w:date="2026-02-15T13:36:00Z"/>
              <w:sz w:val="49"/>
              <w:szCs w:val="49"/>
            </w:rPr>
          </w:rPrChange>
        </w:rPr>
        <w:pPrChange w:id="21" w:author="NADA Haj messaoud" w:date="2026-02-15T13:37:00Z">
          <w:pPr>
            <w:spacing w:before="281"/>
            <w:ind w:left="567"/>
          </w:pPr>
        </w:pPrChange>
      </w:pPr>
    </w:p>
    <w:p w14:paraId="1C0FB4CC" w14:textId="77777777" w:rsidR="00D32AC6" w:rsidRPr="002E2963" w:rsidRDefault="00D32AC6">
      <w:pPr>
        <w:pBdr>
          <w:top w:val="nil"/>
          <w:left w:val="nil"/>
          <w:bottom w:val="nil"/>
          <w:right w:val="nil"/>
          <w:between w:val="nil"/>
        </w:pBdr>
        <w:spacing w:before="249"/>
        <w:ind w:right="429" w:hanging="142"/>
        <w:rPr>
          <w:color w:val="000000"/>
          <w:sz w:val="96"/>
          <w:szCs w:val="96"/>
          <w:rPrChange w:id="22" w:author="NADA Haj messaoud" w:date="2026-02-15T13:37:00Z">
            <w:rPr>
              <w:color w:val="000000"/>
              <w:sz w:val="49"/>
              <w:szCs w:val="49"/>
            </w:rPr>
          </w:rPrChange>
        </w:rPr>
        <w:pPrChange w:id="23" w:author="NADA Haj messaoud" w:date="2026-02-15T13:37:00Z">
          <w:pPr>
            <w:pBdr>
              <w:top w:val="nil"/>
              <w:left w:val="nil"/>
              <w:bottom w:val="nil"/>
              <w:right w:val="nil"/>
              <w:between w:val="nil"/>
            </w:pBdr>
            <w:spacing w:before="249"/>
          </w:pPr>
        </w:pPrChange>
      </w:pPr>
    </w:p>
    <w:p w14:paraId="2197C623" w14:textId="787C2F57" w:rsidR="00D32AC6" w:rsidRDefault="00783C39">
      <w:pPr>
        <w:pStyle w:val="Heading1"/>
        <w:numPr>
          <w:ilvl w:val="0"/>
          <w:numId w:val="10"/>
        </w:numPr>
        <w:tabs>
          <w:tab w:val="left" w:pos="1341"/>
        </w:tabs>
        <w:ind w:left="993"/>
        <w:pPrChange w:id="24" w:author="NADA Haj messaoud" w:date="2026-02-15T12:38:00Z">
          <w:pPr>
            <w:pStyle w:val="Heading1"/>
            <w:numPr>
              <w:ilvl w:val="1"/>
              <w:numId w:val="6"/>
            </w:numPr>
            <w:tabs>
              <w:tab w:val="left" w:pos="1341"/>
            </w:tabs>
            <w:ind w:left="1342" w:hanging="775"/>
          </w:pPr>
        </w:pPrChange>
      </w:pPr>
      <w:bookmarkStart w:id="25" w:name="9lkmrpp984a3" w:colFirst="0" w:colLast="0"/>
      <w:bookmarkStart w:id="26" w:name="_k3w4vw9k7aym" w:colFirst="0" w:colLast="0"/>
      <w:bookmarkEnd w:id="25"/>
      <w:bookmarkEnd w:id="26"/>
      <w:r>
        <w:t>Introduction</w:t>
      </w:r>
    </w:p>
    <w:p w14:paraId="5698DFE4" w14:textId="6DAFE81B" w:rsidR="00D32AC6" w:rsidRDefault="00783C39" w:rsidP="000B15E6">
      <w:pPr>
        <w:pBdr>
          <w:top w:val="nil"/>
          <w:left w:val="nil"/>
          <w:bottom w:val="nil"/>
          <w:right w:val="nil"/>
          <w:between w:val="nil"/>
        </w:pBdr>
        <w:spacing w:before="237" w:line="252" w:lineRule="auto"/>
        <w:ind w:left="561" w:right="278" w:hanging="2"/>
        <w:jc w:val="both"/>
        <w:rPr>
          <w:color w:val="000000"/>
          <w:sz w:val="24"/>
          <w:szCs w:val="24"/>
        </w:rPr>
      </w:pPr>
      <w:r>
        <w:rPr>
          <w:color w:val="000000"/>
          <w:sz w:val="24"/>
          <w:szCs w:val="24"/>
        </w:rPr>
        <w:t xml:space="preserve">This </w:t>
      </w:r>
      <w:ins w:id="27" w:author="NADA Haj messaoud" w:date="2026-02-15T12:35:00Z">
        <w:r w:rsidR="000B15E6" w:rsidRPr="000B15E6">
          <w:rPr>
            <w:color w:val="000000"/>
            <w:sz w:val="24"/>
            <w:szCs w:val="24"/>
          </w:rPr>
          <w:t>introductory</w:t>
        </w:r>
      </w:ins>
      <w:ins w:id="28" w:author="NADA Haj messaoud" w:date="2026-02-15T12:38:00Z">
        <w:r w:rsidR="000B15E6">
          <w:rPr>
            <w:color w:val="000000"/>
            <w:sz w:val="24"/>
            <w:szCs w:val="24"/>
          </w:rPr>
          <w:t xml:space="preserve"> chapter</w:t>
        </w:r>
      </w:ins>
      <w:del w:id="29" w:author="NADA Haj messaoud" w:date="2026-02-15T12:36:00Z">
        <w:r w:rsidDel="000B15E6">
          <w:rPr>
            <w:color w:val="000000"/>
            <w:sz w:val="24"/>
            <w:szCs w:val="24"/>
          </w:rPr>
          <w:delText>chapter</w:delText>
        </w:r>
      </w:del>
      <w:r>
        <w:rPr>
          <w:color w:val="000000"/>
          <w:sz w:val="24"/>
          <w:szCs w:val="24"/>
        </w:rPr>
        <w:t xml:space="preserve"> presents the scope of the end-of-studies project conducted within </w:t>
      </w:r>
      <w:r>
        <w:rPr>
          <w:b/>
          <w:bCs/>
          <w:color w:val="000000"/>
          <w:sz w:val="24"/>
          <w:szCs w:val="24"/>
        </w:rPr>
        <w:t xml:space="preserve">in2-Technologies </w:t>
      </w:r>
      <w:r>
        <w:rPr>
          <w:color w:val="000000"/>
          <w:sz w:val="24"/>
          <w:szCs w:val="24"/>
        </w:rPr>
        <w:t xml:space="preserve">in the context of the </w:t>
      </w:r>
      <w:r>
        <w:rPr>
          <w:b/>
          <w:bCs/>
          <w:color w:val="000000"/>
          <w:sz w:val="24"/>
          <w:szCs w:val="24"/>
        </w:rPr>
        <w:t xml:space="preserve">EYES (EYE-D) </w:t>
      </w:r>
      <w:r>
        <w:rPr>
          <w:color w:val="000000"/>
          <w:sz w:val="24"/>
          <w:szCs w:val="24"/>
        </w:rPr>
        <w:t>solution. It introduces the hosting organization, clarifies the project context, and formalizes the problem statement and objectives. It also provides a high-level overview of the adopted approach, with particular emphasis on producing computer vision models that are compatible with deployment constraints on NPU-based systems.</w:t>
      </w:r>
    </w:p>
    <w:p w14:paraId="41D209FD" w14:textId="77777777" w:rsidR="00D32AC6" w:rsidRDefault="00D32AC6">
      <w:pPr>
        <w:pBdr>
          <w:top w:val="nil"/>
          <w:left w:val="nil"/>
          <w:bottom w:val="nil"/>
          <w:right w:val="nil"/>
          <w:between w:val="nil"/>
        </w:pBdr>
        <w:spacing w:before="150"/>
        <w:rPr>
          <w:color w:val="000000"/>
          <w:sz w:val="24"/>
          <w:szCs w:val="24"/>
        </w:rPr>
      </w:pPr>
    </w:p>
    <w:p w14:paraId="31D618C9" w14:textId="4E567B88" w:rsidR="00D32AC6" w:rsidRDefault="00783C39">
      <w:pPr>
        <w:pStyle w:val="Heading1"/>
        <w:numPr>
          <w:ilvl w:val="0"/>
          <w:numId w:val="10"/>
        </w:numPr>
        <w:tabs>
          <w:tab w:val="left" w:pos="1341"/>
        </w:tabs>
        <w:ind w:left="993"/>
        <w:pPrChange w:id="30" w:author="NADA Haj messaoud" w:date="2026-02-15T12:38:00Z">
          <w:pPr>
            <w:pStyle w:val="Heading1"/>
            <w:numPr>
              <w:ilvl w:val="1"/>
              <w:numId w:val="6"/>
            </w:numPr>
            <w:tabs>
              <w:tab w:val="left" w:pos="1341"/>
            </w:tabs>
            <w:ind w:left="1342" w:hanging="775"/>
          </w:pPr>
        </w:pPrChange>
      </w:pPr>
      <w:bookmarkStart w:id="31" w:name="n53arfih98la" w:colFirst="0" w:colLast="0"/>
      <w:bookmarkStart w:id="32" w:name="_i2cpg4nb14no" w:colFirst="0" w:colLast="0"/>
      <w:bookmarkEnd w:id="31"/>
      <w:bookmarkEnd w:id="32"/>
      <w:r>
        <w:t>Host Organization Presentation</w:t>
      </w:r>
    </w:p>
    <w:p w14:paraId="7D81A3BE" w14:textId="3F385E46" w:rsidR="00D32AC6" w:rsidRDefault="00AD7659">
      <w:pPr>
        <w:pStyle w:val="Heading2"/>
        <w:tabs>
          <w:tab w:val="left" w:pos="1428"/>
        </w:tabs>
        <w:spacing w:before="270"/>
        <w:ind w:left="709" w:firstLine="0"/>
        <w:pPrChange w:id="33" w:author="NADA Haj messaoud" w:date="2026-02-15T12:46:00Z">
          <w:pPr>
            <w:pStyle w:val="Heading2"/>
            <w:numPr>
              <w:ilvl w:val="2"/>
              <w:numId w:val="6"/>
            </w:numPr>
            <w:tabs>
              <w:tab w:val="left" w:pos="1428"/>
            </w:tabs>
            <w:spacing w:before="270"/>
            <w:ind w:hanging="860"/>
          </w:pPr>
        </w:pPrChange>
      </w:pPr>
      <w:bookmarkStart w:id="34" w:name="web3ml5v13fm" w:colFirst="0" w:colLast="0"/>
      <w:bookmarkStart w:id="35" w:name="_2hseaknzq85s" w:colFirst="0" w:colLast="0"/>
      <w:bookmarkEnd w:id="34"/>
      <w:bookmarkEnd w:id="35"/>
      <w:r>
        <w:t xml:space="preserve">2.1 </w:t>
      </w:r>
      <w:r w:rsidR="00783C39">
        <w:t>in2-Technologies</w:t>
      </w:r>
    </w:p>
    <w:p w14:paraId="7173B039" w14:textId="313BCFF1" w:rsidR="00D32AC6" w:rsidRDefault="00783C39">
      <w:pPr>
        <w:pBdr>
          <w:top w:val="nil"/>
          <w:left w:val="nil"/>
          <w:bottom w:val="nil"/>
          <w:right w:val="nil"/>
          <w:between w:val="nil"/>
        </w:pBdr>
        <w:spacing w:before="165" w:line="252" w:lineRule="auto"/>
        <w:ind w:left="567" w:right="281"/>
        <w:jc w:val="both"/>
        <w:rPr>
          <w:color w:val="000000"/>
          <w:sz w:val="24"/>
          <w:szCs w:val="24"/>
        </w:rPr>
      </w:pPr>
      <w:r>
        <w:rPr>
          <w:color w:val="000000"/>
          <w:sz w:val="24"/>
          <w:szCs w:val="24"/>
        </w:rPr>
        <w:t>in2-Technologies is an IT company that positions itself around digital innovation by delivering solutions that combine software engineering, creative design, and advanced technologies. In particular, the organization emphasizes applied Artificial Intelligence as a practical lever to deliver real-world value</w:t>
      </w:r>
      <w:ins w:id="36" w:author="NADA Haj messaoud" w:date="2026-02-15T13:04:00Z">
        <w:r w:rsidR="00B913B3">
          <w:rPr>
            <w:color w:val="000000"/>
            <w:sz w:val="24"/>
            <w:szCs w:val="24"/>
          </w:rPr>
          <w:t xml:space="preserve"> (Figure 1</w:t>
        </w:r>
      </w:ins>
      <w:ins w:id="37" w:author="NADA Haj messaoud" w:date="2026-02-15T13:05:00Z">
        <w:r w:rsidR="00B913B3">
          <w:rPr>
            <w:color w:val="000000"/>
            <w:sz w:val="24"/>
            <w:szCs w:val="24"/>
          </w:rPr>
          <w:t>.1 (a))</w:t>
        </w:r>
      </w:ins>
      <w:r>
        <w:rPr>
          <w:color w:val="000000"/>
          <w:sz w:val="24"/>
          <w:szCs w:val="24"/>
        </w:rPr>
        <w:t>.</w:t>
      </w:r>
    </w:p>
    <w:p w14:paraId="7E3C72D0" w14:textId="77777777" w:rsidR="00D32AC6" w:rsidRDefault="00783C39">
      <w:pPr>
        <w:pBdr>
          <w:top w:val="nil"/>
          <w:left w:val="nil"/>
          <w:bottom w:val="nil"/>
          <w:right w:val="nil"/>
          <w:between w:val="nil"/>
        </w:pBdr>
        <w:spacing w:line="252" w:lineRule="auto"/>
        <w:ind w:left="567" w:right="276" w:firstLine="358"/>
        <w:jc w:val="both"/>
        <w:rPr>
          <w:color w:val="000000"/>
          <w:sz w:val="24"/>
          <w:szCs w:val="24"/>
        </w:rPr>
      </w:pPr>
      <w:r>
        <w:rPr>
          <w:color w:val="000000"/>
          <w:sz w:val="24"/>
          <w:szCs w:val="24"/>
        </w:rPr>
        <w:t>According to the public communications provided for this report, in2-Technologies is actively involved in the innovation ecosystem through participation in events and technology programs. These activities help connect the company with partners and stakeholders, and they support continuous improvement by confronting products with real deployment needs.</w:t>
      </w:r>
    </w:p>
    <w:p w14:paraId="700D9C5B" w14:textId="53CBA325" w:rsidR="00D32AC6" w:rsidRDefault="00783C39">
      <w:pPr>
        <w:pBdr>
          <w:top w:val="nil"/>
          <w:left w:val="nil"/>
          <w:bottom w:val="nil"/>
          <w:right w:val="nil"/>
          <w:between w:val="nil"/>
        </w:pBdr>
        <w:spacing w:line="252" w:lineRule="auto"/>
        <w:ind w:left="567" w:right="283" w:firstLine="358"/>
        <w:jc w:val="both"/>
        <w:rPr>
          <w:color w:val="000000"/>
          <w:sz w:val="24"/>
          <w:szCs w:val="24"/>
        </w:rPr>
      </w:pPr>
      <w:r>
        <w:rPr>
          <w:color w:val="000000"/>
          <w:sz w:val="24"/>
          <w:szCs w:val="24"/>
        </w:rPr>
        <w:t>In this context, in2-Technologies develops EYES, an AI-driven solution focused on video analytics and on-device intelligence.</w:t>
      </w:r>
    </w:p>
    <w:p w14:paraId="463EAA5E" w14:textId="6D1AAF83" w:rsidR="00693E07" w:rsidRDefault="00693E07">
      <w:pPr>
        <w:pBdr>
          <w:top w:val="nil"/>
          <w:left w:val="nil"/>
          <w:bottom w:val="nil"/>
          <w:right w:val="nil"/>
          <w:between w:val="nil"/>
        </w:pBdr>
        <w:spacing w:line="252" w:lineRule="auto"/>
        <w:ind w:left="567" w:right="283" w:firstLine="358"/>
        <w:jc w:val="both"/>
        <w:rPr>
          <w:color w:val="000000"/>
          <w:sz w:val="24"/>
          <w:szCs w:val="24"/>
        </w:rPr>
      </w:pPr>
    </w:p>
    <w:p w14:paraId="3AE16F34" w14:textId="77777777" w:rsidR="00693E07" w:rsidRDefault="00693E07">
      <w:pPr>
        <w:pStyle w:val="Heading2"/>
        <w:tabs>
          <w:tab w:val="left" w:pos="1428"/>
        </w:tabs>
        <w:ind w:left="851" w:firstLine="0"/>
        <w:jc w:val="both"/>
        <w:pPrChange w:id="38" w:author="NADA Haj messaoud" w:date="2026-02-15T13:39:00Z">
          <w:pPr>
            <w:pStyle w:val="Heading2"/>
            <w:tabs>
              <w:tab w:val="left" w:pos="1428"/>
            </w:tabs>
            <w:ind w:left="851" w:firstLine="0"/>
          </w:pPr>
        </w:pPrChange>
      </w:pPr>
      <w:r>
        <w:t>2.2  (EYE-D)</w:t>
      </w:r>
    </w:p>
    <w:p w14:paraId="7573E6B8" w14:textId="3A38AD8D" w:rsidR="00693E07" w:rsidRDefault="00693E07" w:rsidP="004616AB">
      <w:pPr>
        <w:pBdr>
          <w:top w:val="nil"/>
          <w:left w:val="nil"/>
          <w:bottom w:val="nil"/>
          <w:right w:val="nil"/>
          <w:between w:val="nil"/>
        </w:pBdr>
        <w:spacing w:before="165" w:line="252" w:lineRule="auto"/>
        <w:ind w:left="561" w:right="278" w:firstLine="5"/>
        <w:jc w:val="both"/>
        <w:rPr>
          <w:color w:val="000000"/>
          <w:sz w:val="24"/>
          <w:szCs w:val="24"/>
        </w:rPr>
      </w:pPr>
      <w:r>
        <w:rPr>
          <w:color w:val="000000"/>
          <w:sz w:val="24"/>
          <w:szCs w:val="24"/>
        </w:rPr>
        <w:t xml:space="preserve">EYES is an AI-driven </w:t>
      </w:r>
      <w:proofErr w:type="spellStart"/>
      <w:r>
        <w:rPr>
          <w:color w:val="000000"/>
          <w:sz w:val="24"/>
          <w:szCs w:val="24"/>
        </w:rPr>
        <w:t>soluion</w:t>
      </w:r>
      <w:proofErr w:type="spellEnd"/>
      <w:r>
        <w:rPr>
          <w:color w:val="000000"/>
          <w:sz w:val="24"/>
          <w:szCs w:val="24"/>
        </w:rPr>
        <w:t xml:space="preserve"> developed within in2-Technologies and centered on computer vision and video analytics. It is presented as an approach that transforms existing video surveillance infrastructures into a system capable of producing actionable insights</w:t>
      </w:r>
      <w:r w:rsidR="00F145CA">
        <w:rPr>
          <w:color w:val="000000"/>
          <w:sz w:val="24"/>
          <w:szCs w:val="24"/>
        </w:rPr>
        <w:t xml:space="preserve"> (Figure 1.1 (b))</w:t>
      </w:r>
      <w:r>
        <w:rPr>
          <w:color w:val="000000"/>
          <w:sz w:val="24"/>
          <w:szCs w:val="24"/>
        </w:rPr>
        <w:t>.</w:t>
      </w:r>
    </w:p>
    <w:p w14:paraId="7A670FF6" w14:textId="77777777" w:rsidR="00693E07" w:rsidRDefault="00693E07" w:rsidP="00553D16">
      <w:pPr>
        <w:pBdr>
          <w:top w:val="nil"/>
          <w:left w:val="nil"/>
          <w:bottom w:val="nil"/>
          <w:right w:val="nil"/>
          <w:between w:val="nil"/>
        </w:pBdr>
        <w:spacing w:line="252" w:lineRule="auto"/>
        <w:ind w:left="567" w:right="276" w:firstLine="358"/>
        <w:jc w:val="both"/>
        <w:rPr>
          <w:color w:val="000000"/>
          <w:sz w:val="24"/>
          <w:szCs w:val="24"/>
        </w:rPr>
      </w:pPr>
      <w:r>
        <w:rPr>
          <w:color w:val="000000"/>
          <w:sz w:val="24"/>
          <w:szCs w:val="24"/>
        </w:rPr>
        <w:t xml:space="preserve">Based on the provided communication materials, EYES is designed to integrate with </w:t>
      </w:r>
      <w:r>
        <w:rPr>
          <w:color w:val="000000"/>
          <w:sz w:val="24"/>
          <w:szCs w:val="24"/>
        </w:rPr>
        <w:lastRenderedPageBreak/>
        <w:t>existing camera networks and perform on-site processing. This positioning aims to reduce dependence on cloud processing, improve responsiveness, and address operational constraints such as privacy considerations and deployment cost.</w:t>
      </w:r>
    </w:p>
    <w:p w14:paraId="0BAFD7B1" w14:textId="77777777" w:rsidR="00420203" w:rsidRPr="00420203" w:rsidRDefault="00693E07" w:rsidP="00553D16">
      <w:pPr>
        <w:pBdr>
          <w:top w:val="nil"/>
          <w:left w:val="nil"/>
          <w:bottom w:val="nil"/>
          <w:right w:val="nil"/>
          <w:between w:val="nil"/>
        </w:pBdr>
        <w:spacing w:line="252" w:lineRule="auto"/>
        <w:ind w:left="558" w:right="282" w:firstLine="367"/>
        <w:jc w:val="both"/>
        <w:rPr>
          <w:color w:val="000000"/>
          <w:sz w:val="24"/>
          <w:szCs w:val="24"/>
        </w:rPr>
      </w:pPr>
      <w:r>
        <w:rPr>
          <w:color w:val="000000"/>
          <w:sz w:val="24"/>
          <w:szCs w:val="24"/>
        </w:rPr>
        <w:t>EYES is also described as modular and expandable, enabling the activation or integration of AI modules according to the targeted needs. The communication materials highlight use</w:t>
      </w:r>
      <w:r w:rsidR="00420203">
        <w:rPr>
          <w:color w:val="000000"/>
          <w:sz w:val="24"/>
          <w:szCs w:val="24"/>
        </w:rPr>
        <w:t xml:space="preserve">  </w:t>
      </w:r>
      <w:r w:rsidR="00420203" w:rsidRPr="00420203">
        <w:rPr>
          <w:color w:val="000000"/>
          <w:sz w:val="24"/>
          <w:szCs w:val="24"/>
        </w:rPr>
        <w:t>Case related to security monitoring and industrial safety, with real-time alerting and reporting.</w:t>
      </w:r>
    </w:p>
    <w:p w14:paraId="460F34D1" w14:textId="37DEC7E8" w:rsidR="00D46BA3" w:rsidRDefault="00420203">
      <w:pPr>
        <w:pBdr>
          <w:top w:val="nil"/>
          <w:left w:val="nil"/>
          <w:bottom w:val="nil"/>
          <w:right w:val="nil"/>
          <w:between w:val="nil"/>
        </w:pBdr>
        <w:spacing w:line="252" w:lineRule="auto"/>
        <w:ind w:left="558" w:right="282" w:firstLine="367"/>
        <w:jc w:val="both"/>
        <w:rPr>
          <w:color w:val="000000"/>
          <w:sz w:val="24"/>
          <w:szCs w:val="24"/>
        </w:rPr>
      </w:pPr>
      <w:r w:rsidRPr="00420203">
        <w:rPr>
          <w:color w:val="000000"/>
          <w:sz w:val="24"/>
          <w:szCs w:val="24"/>
        </w:rPr>
        <w:t>From an operational perspective, the provided materials emphasize the following aspects:</w:t>
      </w:r>
    </w:p>
    <w:p w14:paraId="506A2053" w14:textId="77777777" w:rsidR="00D46BA3" w:rsidRDefault="00D46BA3">
      <w:pPr>
        <w:numPr>
          <w:ilvl w:val="3"/>
          <w:numId w:val="11"/>
        </w:numPr>
        <w:pBdr>
          <w:top w:val="nil"/>
          <w:left w:val="nil"/>
          <w:bottom w:val="nil"/>
          <w:right w:val="nil"/>
          <w:between w:val="nil"/>
        </w:pBdr>
        <w:tabs>
          <w:tab w:val="left" w:pos="1163"/>
          <w:tab w:val="left" w:pos="1165"/>
        </w:tabs>
        <w:spacing w:before="212" w:line="252" w:lineRule="auto"/>
        <w:ind w:left="993" w:right="282"/>
        <w:jc w:val="both"/>
        <w:rPr>
          <w:color w:val="000000"/>
        </w:rPr>
        <w:pPrChange w:id="39" w:author="NADA Haj messaoud" w:date="2026-02-15T13:39:00Z">
          <w:pPr>
            <w:numPr>
              <w:ilvl w:val="3"/>
              <w:numId w:val="11"/>
            </w:numPr>
            <w:pBdr>
              <w:top w:val="nil"/>
              <w:left w:val="nil"/>
              <w:bottom w:val="nil"/>
              <w:right w:val="nil"/>
              <w:between w:val="nil"/>
            </w:pBdr>
            <w:tabs>
              <w:tab w:val="left" w:pos="1163"/>
              <w:tab w:val="left" w:pos="1165"/>
            </w:tabs>
            <w:spacing w:before="212" w:line="252" w:lineRule="auto"/>
            <w:ind w:left="993" w:right="282" w:hanging="360"/>
          </w:pPr>
        </w:pPrChange>
      </w:pPr>
      <w:r>
        <w:rPr>
          <w:b/>
          <w:bCs/>
          <w:color w:val="000000"/>
          <w:sz w:val="24"/>
          <w:szCs w:val="24"/>
        </w:rPr>
        <w:t>Integration</w:t>
      </w:r>
      <w:r>
        <w:rPr>
          <w:color w:val="000000"/>
          <w:sz w:val="24"/>
          <w:szCs w:val="24"/>
        </w:rPr>
        <w:t>: EYES connects to an existing camera network and can be installed with minimal disruption.</w:t>
      </w:r>
    </w:p>
    <w:p w14:paraId="1266E74C" w14:textId="77777777" w:rsidR="00D46BA3" w:rsidRDefault="00D46BA3">
      <w:pPr>
        <w:numPr>
          <w:ilvl w:val="3"/>
          <w:numId w:val="11"/>
        </w:numPr>
        <w:pBdr>
          <w:top w:val="nil"/>
          <w:left w:val="nil"/>
          <w:bottom w:val="nil"/>
          <w:right w:val="nil"/>
          <w:between w:val="nil"/>
        </w:pBdr>
        <w:tabs>
          <w:tab w:val="left" w:pos="1163"/>
          <w:tab w:val="left" w:pos="1165"/>
        </w:tabs>
        <w:spacing w:before="198" w:line="252" w:lineRule="auto"/>
        <w:ind w:left="993" w:right="282"/>
        <w:jc w:val="both"/>
        <w:rPr>
          <w:color w:val="000000"/>
        </w:rPr>
        <w:pPrChange w:id="40" w:author="NADA Haj messaoud" w:date="2026-02-15T13:39:00Z">
          <w:pPr>
            <w:numPr>
              <w:ilvl w:val="3"/>
              <w:numId w:val="11"/>
            </w:numPr>
            <w:pBdr>
              <w:top w:val="nil"/>
              <w:left w:val="nil"/>
              <w:bottom w:val="nil"/>
              <w:right w:val="nil"/>
              <w:between w:val="nil"/>
            </w:pBdr>
            <w:tabs>
              <w:tab w:val="left" w:pos="1163"/>
              <w:tab w:val="left" w:pos="1165"/>
            </w:tabs>
            <w:spacing w:before="198" w:line="252" w:lineRule="auto"/>
            <w:ind w:left="993" w:right="282" w:hanging="360"/>
          </w:pPr>
        </w:pPrChange>
      </w:pPr>
      <w:r>
        <w:rPr>
          <w:b/>
          <w:bCs/>
          <w:color w:val="000000"/>
          <w:sz w:val="24"/>
          <w:szCs w:val="24"/>
        </w:rPr>
        <w:t>On-device processing</w:t>
      </w:r>
      <w:r>
        <w:rPr>
          <w:color w:val="000000"/>
          <w:sz w:val="24"/>
          <w:szCs w:val="24"/>
        </w:rPr>
        <w:t>: video analytics are executed locally to provide real-time insights and to reduce reliance on external connectivity.</w:t>
      </w:r>
    </w:p>
    <w:p w14:paraId="10C40B9B" w14:textId="77777777" w:rsidR="00D46BA3" w:rsidRDefault="00D46BA3">
      <w:pPr>
        <w:numPr>
          <w:ilvl w:val="3"/>
          <w:numId w:val="11"/>
        </w:numPr>
        <w:pBdr>
          <w:top w:val="nil"/>
          <w:left w:val="nil"/>
          <w:bottom w:val="nil"/>
          <w:right w:val="nil"/>
          <w:between w:val="nil"/>
        </w:pBdr>
        <w:tabs>
          <w:tab w:val="left" w:pos="1163"/>
          <w:tab w:val="left" w:pos="1165"/>
        </w:tabs>
        <w:spacing w:before="197" w:line="252" w:lineRule="auto"/>
        <w:ind w:left="993" w:right="282"/>
        <w:jc w:val="both"/>
        <w:rPr>
          <w:color w:val="000000"/>
        </w:rPr>
        <w:pPrChange w:id="41" w:author="NADA Haj messaoud" w:date="2026-02-15T13:39:00Z">
          <w:pPr>
            <w:numPr>
              <w:ilvl w:val="3"/>
              <w:numId w:val="11"/>
            </w:numPr>
            <w:pBdr>
              <w:top w:val="nil"/>
              <w:left w:val="nil"/>
              <w:bottom w:val="nil"/>
              <w:right w:val="nil"/>
              <w:between w:val="nil"/>
            </w:pBdr>
            <w:tabs>
              <w:tab w:val="left" w:pos="1163"/>
              <w:tab w:val="left" w:pos="1165"/>
            </w:tabs>
            <w:spacing w:before="197" w:line="252" w:lineRule="auto"/>
            <w:ind w:left="993" w:right="282" w:hanging="360"/>
          </w:pPr>
        </w:pPrChange>
      </w:pPr>
      <w:r>
        <w:rPr>
          <w:b/>
          <w:bCs/>
          <w:color w:val="000000"/>
          <w:sz w:val="24"/>
          <w:szCs w:val="24"/>
        </w:rPr>
        <w:t>Expandable modules</w:t>
      </w:r>
      <w:r>
        <w:rPr>
          <w:color w:val="000000"/>
          <w:sz w:val="24"/>
          <w:szCs w:val="24"/>
        </w:rPr>
        <w:t>: the solution supports an evolving library of AI modules that can be enabled according to the deployment context.</w:t>
      </w:r>
    </w:p>
    <w:p w14:paraId="4BFDE73D" w14:textId="77777777" w:rsidR="00D46BA3" w:rsidRDefault="00D46BA3">
      <w:pPr>
        <w:numPr>
          <w:ilvl w:val="3"/>
          <w:numId w:val="11"/>
        </w:numPr>
        <w:pBdr>
          <w:top w:val="nil"/>
          <w:left w:val="nil"/>
          <w:bottom w:val="nil"/>
          <w:right w:val="nil"/>
          <w:between w:val="nil"/>
        </w:pBdr>
        <w:tabs>
          <w:tab w:val="left" w:pos="1163"/>
          <w:tab w:val="left" w:pos="1165"/>
        </w:tabs>
        <w:spacing w:before="198" w:line="252" w:lineRule="auto"/>
        <w:ind w:left="993" w:right="283"/>
        <w:jc w:val="both"/>
        <w:rPr>
          <w:color w:val="000000"/>
        </w:rPr>
        <w:pPrChange w:id="42" w:author="NADA Haj messaoud" w:date="2026-02-15T13:39:00Z">
          <w:pPr>
            <w:numPr>
              <w:ilvl w:val="3"/>
              <w:numId w:val="11"/>
            </w:numPr>
            <w:pBdr>
              <w:top w:val="nil"/>
              <w:left w:val="nil"/>
              <w:bottom w:val="nil"/>
              <w:right w:val="nil"/>
              <w:between w:val="nil"/>
            </w:pBdr>
            <w:tabs>
              <w:tab w:val="left" w:pos="1163"/>
              <w:tab w:val="left" w:pos="1165"/>
            </w:tabs>
            <w:spacing w:before="198" w:line="252" w:lineRule="auto"/>
            <w:ind w:left="993" w:right="283" w:hanging="360"/>
          </w:pPr>
        </w:pPrChange>
      </w:pPr>
      <w:r>
        <w:rPr>
          <w:b/>
          <w:bCs/>
          <w:color w:val="000000"/>
          <w:sz w:val="24"/>
          <w:szCs w:val="24"/>
        </w:rPr>
        <w:t>Monitoring and reporting</w:t>
      </w:r>
      <w:r>
        <w:rPr>
          <w:color w:val="000000"/>
          <w:sz w:val="24"/>
          <w:szCs w:val="24"/>
        </w:rPr>
        <w:t>: the solution provides alerts and reporting capabilities to support operational decision-making.</w:t>
      </w:r>
    </w:p>
    <w:p w14:paraId="669CF642" w14:textId="4E1F457A" w:rsidR="00D46BA3" w:rsidRDefault="0099605C" w:rsidP="004616AB">
      <w:pPr>
        <w:pBdr>
          <w:top w:val="nil"/>
          <w:left w:val="nil"/>
          <w:bottom w:val="nil"/>
          <w:right w:val="nil"/>
          <w:between w:val="nil"/>
        </w:pBdr>
        <w:spacing w:before="198" w:line="252" w:lineRule="auto"/>
        <w:ind w:left="561" w:right="277" w:firstLine="364"/>
        <w:jc w:val="both"/>
        <w:rPr>
          <w:color w:val="000000"/>
          <w:sz w:val="24"/>
          <w:szCs w:val="24"/>
        </w:rPr>
      </w:pPr>
      <w:r w:rsidRPr="0099605C">
        <w:rPr>
          <w:color w:val="000000"/>
          <w:sz w:val="24"/>
          <w:szCs w:val="24"/>
        </w:rPr>
        <w:t>The EYES brochure highlights a range of security and industrial safety features</w:t>
      </w:r>
      <w:r w:rsidR="00D46BA3">
        <w:rPr>
          <w:color w:val="000000"/>
          <w:sz w:val="24"/>
          <w:szCs w:val="24"/>
        </w:rPr>
        <w:t>, including access control and intrusion detection, people and vehicle detection, fire and emergency response related detection, and safety compliance monitoring. These capabilities motivate the need for robust, efficient, and deployable computer vision models under edge constraints, which is the focus of this project.</w:t>
      </w:r>
    </w:p>
    <w:p w14:paraId="2EA03FC8" w14:textId="77777777" w:rsidR="00D46BA3" w:rsidRDefault="00D46BA3" w:rsidP="00553D16">
      <w:pPr>
        <w:pBdr>
          <w:top w:val="nil"/>
          <w:left w:val="nil"/>
          <w:bottom w:val="nil"/>
          <w:right w:val="nil"/>
          <w:between w:val="nil"/>
        </w:pBdr>
        <w:spacing w:line="252" w:lineRule="auto"/>
        <w:ind w:left="567" w:right="282" w:firstLine="358"/>
        <w:jc w:val="both"/>
        <w:rPr>
          <w:color w:val="000000"/>
          <w:sz w:val="24"/>
          <w:szCs w:val="24"/>
        </w:rPr>
      </w:pPr>
      <w:r>
        <w:rPr>
          <w:color w:val="000000"/>
          <w:sz w:val="24"/>
          <w:szCs w:val="24"/>
        </w:rPr>
        <w:t>According to the public information provided for this report, EYES has been highlighted through multiple milestones and participations, including:</w:t>
      </w:r>
    </w:p>
    <w:p w14:paraId="54BBB485" w14:textId="77777777" w:rsidR="00D46BA3" w:rsidRDefault="00D46BA3">
      <w:pPr>
        <w:numPr>
          <w:ilvl w:val="3"/>
          <w:numId w:val="10"/>
        </w:numPr>
        <w:pBdr>
          <w:top w:val="nil"/>
          <w:left w:val="nil"/>
          <w:bottom w:val="nil"/>
          <w:right w:val="nil"/>
          <w:between w:val="nil"/>
        </w:pBdr>
        <w:tabs>
          <w:tab w:val="left" w:pos="1163"/>
          <w:tab w:val="left" w:pos="1165"/>
        </w:tabs>
        <w:spacing w:before="193" w:line="252" w:lineRule="auto"/>
        <w:ind w:left="1134" w:right="281"/>
        <w:jc w:val="both"/>
        <w:rPr>
          <w:color w:val="000000"/>
        </w:rPr>
        <w:pPrChange w:id="43" w:author="NADA Haj messaoud" w:date="2026-02-15T13:39:00Z">
          <w:pPr>
            <w:numPr>
              <w:ilvl w:val="3"/>
              <w:numId w:val="10"/>
            </w:numPr>
            <w:pBdr>
              <w:top w:val="nil"/>
              <w:left w:val="nil"/>
              <w:bottom w:val="nil"/>
              <w:right w:val="nil"/>
              <w:between w:val="nil"/>
            </w:pBdr>
            <w:tabs>
              <w:tab w:val="left" w:pos="1163"/>
              <w:tab w:val="left" w:pos="1165"/>
            </w:tabs>
            <w:spacing w:before="193" w:line="252" w:lineRule="auto"/>
            <w:ind w:left="1134" w:right="281" w:hanging="360"/>
          </w:pPr>
        </w:pPrChange>
      </w:pPr>
      <w:r>
        <w:rPr>
          <w:color w:val="000000"/>
          <w:sz w:val="24"/>
          <w:szCs w:val="24"/>
        </w:rPr>
        <w:t>Selection as a winner in an AI-focused innovation program (AI Garage Cohort 3 at Novation City).</w:t>
      </w:r>
    </w:p>
    <w:p w14:paraId="40093C7D" w14:textId="77777777" w:rsidR="00D46BA3" w:rsidRDefault="00D46BA3">
      <w:pPr>
        <w:numPr>
          <w:ilvl w:val="3"/>
          <w:numId w:val="10"/>
        </w:numPr>
        <w:pBdr>
          <w:top w:val="nil"/>
          <w:left w:val="nil"/>
          <w:bottom w:val="nil"/>
          <w:right w:val="nil"/>
          <w:between w:val="nil"/>
        </w:pBdr>
        <w:tabs>
          <w:tab w:val="left" w:pos="1163"/>
          <w:tab w:val="left" w:pos="1165"/>
        </w:tabs>
        <w:spacing w:before="197" w:line="252" w:lineRule="auto"/>
        <w:ind w:left="1134" w:right="281"/>
        <w:jc w:val="both"/>
        <w:rPr>
          <w:color w:val="000000"/>
        </w:rPr>
        <w:pPrChange w:id="44" w:author="NADA Haj messaoud" w:date="2026-02-15T13:39:00Z">
          <w:pPr>
            <w:numPr>
              <w:ilvl w:val="3"/>
              <w:numId w:val="10"/>
            </w:numPr>
            <w:pBdr>
              <w:top w:val="nil"/>
              <w:left w:val="nil"/>
              <w:bottom w:val="nil"/>
              <w:right w:val="nil"/>
              <w:between w:val="nil"/>
            </w:pBdr>
            <w:tabs>
              <w:tab w:val="left" w:pos="1163"/>
              <w:tab w:val="left" w:pos="1165"/>
            </w:tabs>
            <w:spacing w:before="197" w:line="252" w:lineRule="auto"/>
            <w:ind w:left="1134" w:right="281" w:hanging="360"/>
          </w:pPr>
        </w:pPrChange>
      </w:pPr>
      <w:r>
        <w:rPr>
          <w:color w:val="000000"/>
          <w:sz w:val="24"/>
          <w:szCs w:val="24"/>
        </w:rPr>
        <w:t>First place in the Tunisia IoT &amp; AI Challenge 2025, followed by participation in the Arab IoT &amp; AI Challenge in Dubai.</w:t>
      </w:r>
    </w:p>
    <w:p w14:paraId="16E87079" w14:textId="17688931" w:rsidR="004616AB" w:rsidRPr="004616AB" w:rsidRDefault="00D46BA3">
      <w:pPr>
        <w:numPr>
          <w:ilvl w:val="3"/>
          <w:numId w:val="10"/>
        </w:numPr>
        <w:pBdr>
          <w:top w:val="nil"/>
          <w:left w:val="nil"/>
          <w:bottom w:val="nil"/>
          <w:right w:val="nil"/>
          <w:between w:val="nil"/>
        </w:pBdr>
        <w:tabs>
          <w:tab w:val="left" w:pos="1163"/>
          <w:tab w:val="left" w:pos="1165"/>
        </w:tabs>
        <w:spacing w:before="198" w:line="252" w:lineRule="auto"/>
        <w:ind w:left="1134" w:right="282"/>
        <w:jc w:val="both"/>
        <w:rPr>
          <w:color w:val="000000"/>
          <w:rPrChange w:id="45" w:author="NADA Haj messaoud" w:date="2026-02-15T13:49:00Z">
            <w:rPr/>
          </w:rPrChange>
        </w:rPr>
        <w:pPrChange w:id="46" w:author="NADA Haj messaoud" w:date="2026-02-15T13:49:00Z">
          <w:pPr>
            <w:pStyle w:val="ListParagraph"/>
            <w:numPr>
              <w:numId w:val="10"/>
            </w:numPr>
            <w:pBdr>
              <w:top w:val="nil"/>
              <w:left w:val="nil"/>
              <w:bottom w:val="nil"/>
              <w:right w:val="nil"/>
              <w:between w:val="nil"/>
            </w:pBdr>
            <w:spacing w:before="95"/>
            <w:ind w:left="1701" w:hanging="360"/>
          </w:pPr>
        </w:pPrChange>
      </w:pPr>
      <w:r>
        <w:rPr>
          <w:color w:val="000000"/>
          <w:sz w:val="24"/>
          <w:szCs w:val="24"/>
        </w:rPr>
        <w:t>Presence in technology events such as Big Tech Africa, STEP Dubai 2025, Security Expo London 2025, and GITEX Expand North Star.</w:t>
      </w:r>
    </w:p>
    <w:p w14:paraId="6E2F7FBC" w14:textId="77777777" w:rsidR="004616AB" w:rsidRPr="004616AB" w:rsidRDefault="004616AB">
      <w:pPr>
        <w:pStyle w:val="ListParagraph"/>
        <w:pBdr>
          <w:top w:val="nil"/>
          <w:left w:val="nil"/>
          <w:bottom w:val="nil"/>
          <w:right w:val="nil"/>
          <w:between w:val="nil"/>
        </w:pBdr>
        <w:spacing w:before="209"/>
        <w:ind w:left="1701"/>
        <w:rPr>
          <w:color w:val="000000"/>
          <w:sz w:val="20"/>
          <w:szCs w:val="20"/>
        </w:rPr>
        <w:pPrChange w:id="47" w:author="NADA Haj messaoud" w:date="2026-02-15T13:49:00Z">
          <w:pPr>
            <w:pStyle w:val="ListParagraph"/>
            <w:numPr>
              <w:numId w:val="10"/>
            </w:numPr>
            <w:pBdr>
              <w:top w:val="nil"/>
              <w:left w:val="nil"/>
              <w:bottom w:val="nil"/>
              <w:right w:val="nil"/>
              <w:between w:val="nil"/>
            </w:pBdr>
            <w:spacing w:before="209"/>
            <w:ind w:left="1701" w:hanging="360"/>
          </w:pPr>
        </w:pPrChange>
      </w:pPr>
      <w:r>
        <w:rPr>
          <w:noProof/>
        </w:rPr>
        <w:drawing>
          <wp:anchor distT="0" distB="0" distL="0" distR="0" simplePos="0" relativeHeight="251670528" behindDoc="0" locked="0" layoutInCell="1" hidden="0" allowOverlap="1" wp14:anchorId="6A90D47C" wp14:editId="51347F19">
            <wp:simplePos x="0" y="0"/>
            <wp:positionH relativeFrom="column">
              <wp:posOffset>705853</wp:posOffset>
            </wp:positionH>
            <wp:positionV relativeFrom="paragraph">
              <wp:posOffset>294076</wp:posOffset>
            </wp:positionV>
            <wp:extent cx="2076450" cy="2076450"/>
            <wp:effectExtent l="0" t="0" r="0" b="0"/>
            <wp:wrapTopAndBottom distT="0" distB="0"/>
            <wp:docPr id="2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2076450" cy="2076450"/>
                    </a:xfrm>
                    <a:prstGeom prst="rect">
                      <a:avLst/>
                    </a:prstGeom>
                    <a:ln/>
                  </pic:spPr>
                </pic:pic>
              </a:graphicData>
            </a:graphic>
          </wp:anchor>
        </w:drawing>
      </w:r>
      <w:r>
        <w:rPr>
          <w:noProof/>
        </w:rPr>
        <w:drawing>
          <wp:anchor distT="0" distB="0" distL="0" distR="0" simplePos="0" relativeHeight="251671552" behindDoc="0" locked="0" layoutInCell="1" hidden="0" allowOverlap="1" wp14:anchorId="65FCCB0E" wp14:editId="2E06C449">
            <wp:simplePos x="0" y="0"/>
            <wp:positionH relativeFrom="column">
              <wp:posOffset>3701072</wp:posOffset>
            </wp:positionH>
            <wp:positionV relativeFrom="paragraph">
              <wp:posOffset>294216</wp:posOffset>
            </wp:positionV>
            <wp:extent cx="2076450" cy="2076450"/>
            <wp:effectExtent l="0" t="0" r="0" b="0"/>
            <wp:wrapTopAndBottom distT="0" distB="0"/>
            <wp:docPr id="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076450" cy="2076450"/>
                    </a:xfrm>
                    <a:prstGeom prst="rect">
                      <a:avLst/>
                    </a:prstGeom>
                    <a:ln/>
                  </pic:spPr>
                </pic:pic>
              </a:graphicData>
            </a:graphic>
          </wp:anchor>
        </w:drawing>
      </w:r>
    </w:p>
    <w:p w14:paraId="2F444ED4" w14:textId="634627C5" w:rsidR="004616AB" w:rsidRPr="004616AB" w:rsidRDefault="004616AB">
      <w:pPr>
        <w:pStyle w:val="ListParagraph"/>
        <w:pBdr>
          <w:top w:val="nil"/>
          <w:left w:val="nil"/>
          <w:bottom w:val="nil"/>
          <w:right w:val="nil"/>
          <w:between w:val="nil"/>
        </w:pBdr>
        <w:tabs>
          <w:tab w:val="left" w:pos="6528"/>
        </w:tabs>
        <w:spacing w:before="60" w:line="393" w:lineRule="auto"/>
        <w:ind w:left="1701" w:right="1519"/>
        <w:jc w:val="center"/>
        <w:rPr>
          <w:color w:val="000000"/>
          <w:sz w:val="24"/>
          <w:szCs w:val="24"/>
        </w:rPr>
        <w:sectPr w:rsidR="004616AB" w:rsidRPr="004616AB">
          <w:pgSz w:w="11910" w:h="16840"/>
          <w:pgMar w:top="1340" w:right="1133" w:bottom="1020" w:left="850" w:header="0" w:footer="833" w:gutter="0"/>
          <w:cols w:space="720"/>
        </w:sectPr>
        <w:pPrChange w:id="48" w:author="NADA Haj messaoud" w:date="2026-02-15T13:50:00Z">
          <w:pPr>
            <w:pStyle w:val="ListParagraph"/>
            <w:numPr>
              <w:numId w:val="10"/>
            </w:numPr>
            <w:pBdr>
              <w:top w:val="nil"/>
              <w:left w:val="nil"/>
              <w:bottom w:val="nil"/>
              <w:right w:val="nil"/>
              <w:between w:val="nil"/>
            </w:pBdr>
            <w:tabs>
              <w:tab w:val="left" w:pos="6528"/>
            </w:tabs>
            <w:spacing w:before="60" w:line="393" w:lineRule="auto"/>
            <w:ind w:left="1701" w:right="1519" w:hanging="360"/>
          </w:pPr>
        </w:pPrChange>
      </w:pPr>
      <w:r w:rsidRPr="004616AB">
        <w:rPr>
          <w:color w:val="000000"/>
          <w:sz w:val="24"/>
          <w:szCs w:val="24"/>
        </w:rPr>
        <w:t>(a) in2-</w:t>
      </w:r>
      <w:r w:rsidRPr="004616AB">
        <w:rPr>
          <w:color w:val="000000"/>
          <w:sz w:val="24"/>
          <w:szCs w:val="24"/>
        </w:rPr>
        <w:lastRenderedPageBreak/>
        <w:t>Technologies</w:t>
      </w:r>
      <w:r w:rsidRPr="004616AB">
        <w:rPr>
          <w:color w:val="000000"/>
          <w:sz w:val="24"/>
          <w:szCs w:val="24"/>
        </w:rPr>
        <w:tab/>
        <w:t>(b) EYES (EYE-D) Figure 1.1: in2-Technologies and EYES logo</w:t>
      </w:r>
      <w:r w:rsidR="005E4AF6">
        <w:rPr>
          <w:color w:val="000000"/>
          <w:sz w:val="24"/>
          <w:szCs w:val="24"/>
        </w:rPr>
        <w:t>s</w:t>
      </w:r>
    </w:p>
    <w:p w14:paraId="54CEA495" w14:textId="77777777" w:rsidR="00D46BA3" w:rsidRDefault="00D46BA3" w:rsidP="00D46BA3">
      <w:pPr>
        <w:pBdr>
          <w:top w:val="nil"/>
          <w:left w:val="nil"/>
          <w:bottom w:val="nil"/>
          <w:right w:val="nil"/>
          <w:between w:val="nil"/>
        </w:pBdr>
        <w:spacing w:line="252" w:lineRule="auto"/>
        <w:ind w:right="283"/>
        <w:jc w:val="both"/>
        <w:rPr>
          <w:color w:val="000000"/>
          <w:sz w:val="24"/>
          <w:szCs w:val="24"/>
        </w:rPr>
      </w:pPr>
    </w:p>
    <w:p w14:paraId="168CD9CC" w14:textId="77777777" w:rsidR="00D46BA3" w:rsidRPr="006605CC" w:rsidRDefault="00D46BA3" w:rsidP="00D46BA3">
      <w:pPr>
        <w:pStyle w:val="ListParagraph"/>
        <w:numPr>
          <w:ilvl w:val="0"/>
          <w:numId w:val="10"/>
        </w:numPr>
        <w:ind w:left="851" w:hanging="284"/>
        <w:rPr>
          <w:b/>
          <w:bCs/>
          <w:color w:val="000000"/>
          <w:sz w:val="24"/>
          <w:szCs w:val="24"/>
        </w:rPr>
      </w:pPr>
      <w:r w:rsidRPr="006605CC">
        <w:rPr>
          <w:b/>
          <w:bCs/>
          <w:color w:val="000000"/>
          <w:sz w:val="32"/>
          <w:szCs w:val="32"/>
        </w:rPr>
        <w:t>Project Presentation</w:t>
      </w:r>
    </w:p>
    <w:p w14:paraId="348C2FA4" w14:textId="77777777" w:rsidR="00D46BA3" w:rsidRDefault="00D46BA3" w:rsidP="00D46BA3">
      <w:pPr>
        <w:pStyle w:val="Heading2"/>
        <w:tabs>
          <w:tab w:val="left" w:pos="1428"/>
        </w:tabs>
        <w:spacing w:before="270"/>
        <w:ind w:left="709" w:firstLine="0"/>
      </w:pPr>
      <w:r>
        <w:t>3.1 Project Context</w:t>
      </w:r>
    </w:p>
    <w:p w14:paraId="010C79D4" w14:textId="77777777" w:rsidR="00D46BA3" w:rsidRDefault="00D46BA3" w:rsidP="00D46BA3">
      <w:pPr>
        <w:pStyle w:val="ListParagraph"/>
        <w:ind w:left="851"/>
        <w:rPr>
          <w:b/>
          <w:bCs/>
          <w:color w:val="000000"/>
          <w:sz w:val="32"/>
          <w:szCs w:val="32"/>
        </w:rPr>
      </w:pPr>
    </w:p>
    <w:p w14:paraId="56AA65EC" w14:textId="6EF163A4" w:rsidR="00D46BA3" w:rsidRDefault="00D46BA3" w:rsidP="00D46BA3">
      <w:pPr>
        <w:widowControl/>
        <w:autoSpaceDE w:val="0"/>
        <w:autoSpaceDN w:val="0"/>
        <w:adjustRightInd w:val="0"/>
        <w:ind w:left="567" w:right="288"/>
        <w:jc w:val="both"/>
        <w:rPr>
          <w:rFonts w:asciiTheme="majorBidi" w:hAnsiTheme="majorBidi" w:cstheme="majorBidi"/>
          <w:sz w:val="24"/>
          <w:szCs w:val="24"/>
          <w:lang w:val="fr-FR"/>
        </w:rPr>
      </w:pPr>
      <w:r w:rsidRPr="006605CC">
        <w:rPr>
          <w:rFonts w:asciiTheme="majorBidi" w:hAnsiTheme="majorBidi" w:cstheme="majorBidi"/>
          <w:sz w:val="24"/>
          <w:szCs w:val="24"/>
          <w:lang w:val="fr-FR"/>
        </w:rPr>
        <w:t>This project is part of the final study program aiming to obtain the Bachelor’s Degree</w:t>
      </w:r>
      <w:r>
        <w:rPr>
          <w:rFonts w:asciiTheme="majorBidi" w:hAnsiTheme="majorBidi" w:cstheme="majorBidi"/>
          <w:sz w:val="24"/>
          <w:szCs w:val="24"/>
          <w:lang w:val="fr-FR"/>
        </w:rPr>
        <w:t xml:space="preserve"> </w:t>
      </w:r>
      <w:r w:rsidRPr="006605CC">
        <w:rPr>
          <w:rFonts w:asciiTheme="majorBidi" w:hAnsiTheme="majorBidi" w:cstheme="majorBidi"/>
          <w:sz w:val="24"/>
          <w:szCs w:val="24"/>
          <w:lang w:val="fr-FR"/>
        </w:rPr>
        <w:t>in</w:t>
      </w:r>
      <w:r>
        <w:rPr>
          <w:rFonts w:asciiTheme="majorBidi" w:hAnsiTheme="majorBidi" w:cstheme="majorBidi"/>
          <w:sz w:val="24"/>
          <w:szCs w:val="24"/>
          <w:lang w:val="fr-FR"/>
        </w:rPr>
        <w:t xml:space="preserve"> </w:t>
      </w:r>
      <w:r w:rsidRPr="006605CC">
        <w:rPr>
          <w:rFonts w:asciiTheme="majorBidi" w:hAnsiTheme="majorBidi" w:cstheme="majorBidi"/>
          <w:sz w:val="24"/>
          <w:szCs w:val="24"/>
          <w:lang w:val="fr-FR"/>
        </w:rPr>
        <w:t>Computer Science from the Higher Institute of Computer Science and Mathematics of</w:t>
      </w:r>
      <w:r>
        <w:rPr>
          <w:rFonts w:asciiTheme="majorBidi" w:hAnsiTheme="majorBidi" w:cstheme="majorBidi"/>
          <w:sz w:val="24"/>
          <w:szCs w:val="24"/>
          <w:lang w:val="fr-FR"/>
        </w:rPr>
        <w:t xml:space="preserve"> </w:t>
      </w:r>
      <w:r w:rsidRPr="006605CC">
        <w:rPr>
          <w:rFonts w:asciiTheme="majorBidi" w:hAnsiTheme="majorBidi" w:cstheme="majorBidi"/>
          <w:sz w:val="24"/>
          <w:szCs w:val="24"/>
          <w:lang w:val="fr-FR"/>
        </w:rPr>
        <w:t>Monastir.</w:t>
      </w:r>
      <w:r>
        <w:rPr>
          <w:rFonts w:asciiTheme="majorBidi" w:hAnsiTheme="majorBidi" w:cstheme="majorBidi"/>
          <w:sz w:val="24"/>
          <w:szCs w:val="24"/>
          <w:lang w:val="fr-FR"/>
        </w:rPr>
        <w:t xml:space="preserve"> </w:t>
      </w:r>
      <w:r w:rsidRPr="00525EE5">
        <w:rPr>
          <w:rFonts w:asciiTheme="majorBidi" w:hAnsiTheme="majorBidi" w:cstheme="majorBidi"/>
          <w:sz w:val="24"/>
          <w:szCs w:val="24"/>
          <w:lang w:val="fr-FR"/>
        </w:rPr>
        <w:t>The project is carried out within the company</w:t>
      </w:r>
      <w:r>
        <w:rPr>
          <w:rFonts w:asciiTheme="majorBidi" w:hAnsiTheme="majorBidi" w:cstheme="majorBidi"/>
          <w:sz w:val="24"/>
          <w:szCs w:val="24"/>
          <w:lang w:val="fr-FR"/>
        </w:rPr>
        <w:t xml:space="preserve"> </w:t>
      </w:r>
      <w:r>
        <w:rPr>
          <w:color w:val="000000"/>
          <w:sz w:val="24"/>
          <w:szCs w:val="24"/>
        </w:rPr>
        <w:t xml:space="preserve">in2-Technologies. </w:t>
      </w:r>
      <w:r w:rsidRPr="002029A2">
        <w:rPr>
          <w:color w:val="000000"/>
          <w:sz w:val="24"/>
          <w:szCs w:val="24"/>
        </w:rPr>
        <w:t xml:space="preserve">The project focuses on developing and deploying computer vision models on constrained embedded platforms with </w:t>
      </w:r>
      <w:r w:rsidRPr="006605CC">
        <w:rPr>
          <w:b/>
          <w:bCs/>
          <w:color w:val="000000"/>
          <w:sz w:val="24"/>
          <w:szCs w:val="24"/>
        </w:rPr>
        <w:t>NPU (Neural Processing Unit )</w:t>
      </w:r>
      <w:r>
        <w:rPr>
          <w:color w:val="000000"/>
          <w:sz w:val="24"/>
          <w:szCs w:val="24"/>
        </w:rPr>
        <w:t xml:space="preserve"> </w:t>
      </w:r>
      <w:r w:rsidRPr="002029A2">
        <w:rPr>
          <w:color w:val="000000"/>
          <w:sz w:val="24"/>
          <w:szCs w:val="24"/>
        </w:rPr>
        <w:t>accelerators. Target hardware details are confidential (</w:t>
      </w:r>
      <w:r w:rsidR="002428B3">
        <w:rPr>
          <w:b/>
          <w:bCs/>
          <w:color w:val="000000"/>
        </w:rPr>
        <w:t> under a signed NDA</w:t>
      </w:r>
      <w:r w:rsidRPr="002029A2">
        <w:rPr>
          <w:color w:val="000000"/>
          <w:sz w:val="24"/>
          <w:szCs w:val="24"/>
        </w:rPr>
        <w:t>).</w:t>
      </w:r>
    </w:p>
    <w:p w14:paraId="6214F982" w14:textId="77777777" w:rsidR="00D46BA3" w:rsidRDefault="00D46BA3" w:rsidP="00D46BA3">
      <w:pPr>
        <w:pBdr>
          <w:top w:val="nil"/>
          <w:left w:val="nil"/>
          <w:bottom w:val="nil"/>
          <w:right w:val="nil"/>
          <w:between w:val="nil"/>
        </w:pBdr>
        <w:spacing w:line="252" w:lineRule="auto"/>
        <w:ind w:left="567" w:right="251" w:firstLine="358"/>
        <w:jc w:val="both"/>
        <w:rPr>
          <w:color w:val="000000"/>
          <w:sz w:val="24"/>
          <w:szCs w:val="24"/>
        </w:rPr>
      </w:pPr>
    </w:p>
    <w:p w14:paraId="16742531" w14:textId="46C25868" w:rsidR="00D46BA3" w:rsidRDefault="00D46BA3">
      <w:pPr>
        <w:pBdr>
          <w:top w:val="nil"/>
          <w:left w:val="nil"/>
          <w:bottom w:val="nil"/>
          <w:right w:val="nil"/>
          <w:between w:val="nil"/>
        </w:pBdr>
        <w:spacing w:line="252" w:lineRule="auto"/>
        <w:ind w:left="567" w:right="251" w:firstLine="358"/>
        <w:jc w:val="both"/>
        <w:rPr>
          <w:color w:val="000000"/>
          <w:sz w:val="24"/>
          <w:szCs w:val="24"/>
        </w:rPr>
        <w:pPrChange w:id="49" w:author="NADA Haj messaoud" w:date="2026-02-15T13:57:00Z">
          <w:pPr>
            <w:pBdr>
              <w:top w:val="nil"/>
              <w:left w:val="nil"/>
              <w:bottom w:val="nil"/>
              <w:right w:val="nil"/>
              <w:between w:val="nil"/>
            </w:pBdr>
            <w:spacing w:line="252" w:lineRule="auto"/>
            <w:ind w:right="282"/>
            <w:jc w:val="both"/>
          </w:pPr>
        </w:pPrChange>
      </w:pPr>
      <w:r>
        <w:rPr>
          <w:color w:val="000000"/>
          <w:sz w:val="24"/>
          <w:szCs w:val="24"/>
        </w:rPr>
        <w:t>Within the EYES context, the project contributes to an applied video analytics solution where on-device inference is required for responsiveness, operational constraints, and deployment practicality. The scope of the work includes a set of computer vision tasks required by the solution, covering multiple model families. The overall goal is not limited to training models, but extends to building complete and reliable pipelines that support deployment and monitoring in realistic operational conditions.</w:t>
      </w:r>
    </w:p>
    <w:p w14:paraId="6985DECE" w14:textId="77777777" w:rsidR="008629B1" w:rsidRDefault="008629B1" w:rsidP="008629B1">
      <w:pPr>
        <w:pBdr>
          <w:top w:val="nil"/>
          <w:left w:val="nil"/>
          <w:bottom w:val="nil"/>
          <w:right w:val="nil"/>
          <w:between w:val="nil"/>
        </w:pBdr>
        <w:spacing w:line="252" w:lineRule="auto"/>
        <w:ind w:right="282"/>
        <w:jc w:val="both"/>
        <w:rPr>
          <w:color w:val="000000"/>
          <w:sz w:val="24"/>
          <w:szCs w:val="24"/>
        </w:rPr>
      </w:pPr>
    </w:p>
    <w:p w14:paraId="4FC16651" w14:textId="6AF5BBDA" w:rsidR="008629B1" w:rsidRDefault="00B554B5">
      <w:pPr>
        <w:pStyle w:val="Heading2"/>
        <w:tabs>
          <w:tab w:val="left" w:pos="1428"/>
        </w:tabs>
        <w:ind w:left="709" w:firstLine="0"/>
        <w:pPrChange w:id="50" w:author="NADA Haj messaoud" w:date="2026-02-15T14:04:00Z">
          <w:pPr>
            <w:pStyle w:val="Heading2"/>
            <w:tabs>
              <w:tab w:val="left" w:pos="1428"/>
            </w:tabs>
            <w:ind w:left="851" w:firstLine="0"/>
          </w:pPr>
        </w:pPrChange>
      </w:pPr>
      <w:r>
        <w:t xml:space="preserve">3.2 </w:t>
      </w:r>
      <w:r w:rsidR="008629B1">
        <w:t>Problem Statement</w:t>
      </w:r>
    </w:p>
    <w:p w14:paraId="497F22CB" w14:textId="7BA17998" w:rsidR="008629B1" w:rsidRDefault="008629B1" w:rsidP="008629B1">
      <w:pPr>
        <w:pBdr>
          <w:top w:val="nil"/>
          <w:left w:val="nil"/>
          <w:bottom w:val="nil"/>
          <w:right w:val="nil"/>
          <w:between w:val="nil"/>
        </w:pBdr>
        <w:spacing w:before="165" w:line="252" w:lineRule="auto"/>
        <w:ind w:left="567" w:right="282" w:hanging="8"/>
        <w:jc w:val="both"/>
        <w:rPr>
          <w:color w:val="000000"/>
          <w:sz w:val="24"/>
          <w:szCs w:val="24"/>
        </w:rPr>
      </w:pPr>
      <w:r>
        <w:rPr>
          <w:color w:val="000000"/>
          <w:sz w:val="24"/>
          <w:szCs w:val="24"/>
        </w:rPr>
        <w:t>Although computer vision models can achieve strong accuracy in research settings, deploying them</w:t>
      </w:r>
      <w:r w:rsidR="002510B5">
        <w:rPr>
          <w:color w:val="000000"/>
          <w:sz w:val="24"/>
          <w:szCs w:val="24"/>
        </w:rPr>
        <w:t xml:space="preserve"> </w:t>
      </w:r>
      <w:r>
        <w:rPr>
          <w:color w:val="000000"/>
          <w:sz w:val="24"/>
          <w:szCs w:val="24"/>
        </w:rPr>
        <w:t>on NPU-based platforms introduces several constraints and practical difficulties. In particular, the project must address the following issues:</w:t>
      </w:r>
    </w:p>
    <w:p w14:paraId="2D6698C5" w14:textId="77777777" w:rsidR="008629B1" w:rsidRPr="00270567" w:rsidRDefault="008629B1">
      <w:pPr>
        <w:pStyle w:val="ListParagraph"/>
        <w:numPr>
          <w:ilvl w:val="0"/>
          <w:numId w:val="12"/>
        </w:numPr>
        <w:pBdr>
          <w:top w:val="nil"/>
          <w:left w:val="nil"/>
          <w:bottom w:val="nil"/>
          <w:right w:val="nil"/>
          <w:between w:val="nil"/>
        </w:pBdr>
        <w:tabs>
          <w:tab w:val="left" w:pos="1163"/>
          <w:tab w:val="left" w:pos="1165"/>
        </w:tabs>
        <w:spacing w:before="130" w:line="252" w:lineRule="auto"/>
        <w:ind w:right="276"/>
        <w:jc w:val="both"/>
        <w:rPr>
          <w:color w:val="000000"/>
          <w:rPrChange w:id="51" w:author="NADA Haj messaoud" w:date="2026-02-15T14:00:00Z">
            <w:rPr/>
          </w:rPrChange>
        </w:rPr>
        <w:pPrChange w:id="52" w:author="NADA Haj messaoud" w:date="2026-02-15T14:00:00Z">
          <w:pPr>
            <w:numPr>
              <w:ilvl w:val="3"/>
              <w:numId w:val="10"/>
            </w:numPr>
            <w:pBdr>
              <w:top w:val="nil"/>
              <w:left w:val="nil"/>
              <w:bottom w:val="nil"/>
              <w:right w:val="nil"/>
              <w:between w:val="nil"/>
            </w:pBdr>
            <w:tabs>
              <w:tab w:val="left" w:pos="1163"/>
              <w:tab w:val="left" w:pos="1165"/>
            </w:tabs>
            <w:spacing w:before="130" w:line="252" w:lineRule="auto"/>
            <w:ind w:left="2204" w:right="276" w:hanging="360"/>
            <w:jc w:val="both"/>
          </w:pPr>
        </w:pPrChange>
      </w:pPr>
      <w:r w:rsidRPr="00270567">
        <w:rPr>
          <w:b/>
          <w:bCs/>
          <w:color w:val="000000"/>
          <w:sz w:val="24"/>
          <w:szCs w:val="24"/>
          <w:rPrChange w:id="53" w:author="NADA Haj messaoud" w:date="2026-02-15T14:00:00Z">
            <w:rPr>
              <w:b/>
              <w:bCs/>
            </w:rPr>
          </w:rPrChange>
        </w:rPr>
        <w:t>Deployment constraints</w:t>
      </w:r>
      <w:r w:rsidRPr="00270567">
        <w:rPr>
          <w:color w:val="000000"/>
          <w:sz w:val="24"/>
          <w:szCs w:val="24"/>
          <w:rPrChange w:id="54" w:author="NADA Haj messaoud" w:date="2026-02-15T14:00:00Z">
            <w:rPr/>
          </w:rPrChange>
        </w:rPr>
        <w:t>: limited memory and compute budgets, strict latency requirements, and limited operator support depending on the target accelerator.</w:t>
      </w:r>
    </w:p>
    <w:p w14:paraId="53FF7AEF" w14:textId="77777777" w:rsidR="008629B1" w:rsidRPr="00270567" w:rsidRDefault="008629B1">
      <w:pPr>
        <w:pStyle w:val="ListParagraph"/>
        <w:numPr>
          <w:ilvl w:val="0"/>
          <w:numId w:val="12"/>
        </w:numPr>
        <w:pBdr>
          <w:top w:val="nil"/>
          <w:left w:val="nil"/>
          <w:bottom w:val="nil"/>
          <w:right w:val="nil"/>
          <w:between w:val="nil"/>
        </w:pBdr>
        <w:tabs>
          <w:tab w:val="left" w:pos="1163"/>
          <w:tab w:val="left" w:pos="1165"/>
        </w:tabs>
        <w:spacing w:before="175" w:line="252" w:lineRule="auto"/>
        <w:ind w:right="281"/>
        <w:jc w:val="both"/>
        <w:rPr>
          <w:color w:val="000000"/>
          <w:rPrChange w:id="55" w:author="NADA Haj messaoud" w:date="2026-02-15T14:00:00Z">
            <w:rPr/>
          </w:rPrChange>
        </w:rPr>
        <w:pPrChange w:id="56" w:author="NADA Haj messaoud" w:date="2026-02-15T14:00:00Z">
          <w:pPr>
            <w:numPr>
              <w:ilvl w:val="3"/>
              <w:numId w:val="10"/>
            </w:numPr>
            <w:pBdr>
              <w:top w:val="nil"/>
              <w:left w:val="nil"/>
              <w:bottom w:val="nil"/>
              <w:right w:val="nil"/>
              <w:between w:val="nil"/>
            </w:pBdr>
            <w:tabs>
              <w:tab w:val="left" w:pos="1163"/>
              <w:tab w:val="left" w:pos="1165"/>
            </w:tabs>
            <w:spacing w:before="175" w:line="252" w:lineRule="auto"/>
            <w:ind w:left="2204" w:right="281" w:hanging="360"/>
            <w:jc w:val="both"/>
          </w:pPr>
        </w:pPrChange>
      </w:pPr>
      <w:r w:rsidRPr="00270567">
        <w:rPr>
          <w:b/>
          <w:bCs/>
          <w:color w:val="000000"/>
          <w:sz w:val="24"/>
          <w:szCs w:val="24"/>
          <w:rPrChange w:id="57" w:author="NADA Haj messaoud" w:date="2026-02-15T14:00:00Z">
            <w:rPr>
              <w:b/>
              <w:bCs/>
            </w:rPr>
          </w:rPrChange>
        </w:rPr>
        <w:t>Model portability</w:t>
      </w:r>
      <w:r w:rsidRPr="00270567">
        <w:rPr>
          <w:color w:val="000000"/>
          <w:sz w:val="24"/>
          <w:szCs w:val="24"/>
          <w:rPrChange w:id="58" w:author="NADA Haj messaoud" w:date="2026-02-15T14:00:00Z">
            <w:rPr/>
          </w:rPrChange>
        </w:rPr>
        <w:t>: ensuring that trained models can be exported to an interoperable format (e.g., ONNX) and then converted into optimized inference artifacts.</w:t>
      </w:r>
    </w:p>
    <w:p w14:paraId="0B1BF39A" w14:textId="77777777" w:rsidR="008629B1" w:rsidRPr="00270567" w:rsidRDefault="008629B1">
      <w:pPr>
        <w:pStyle w:val="ListParagraph"/>
        <w:numPr>
          <w:ilvl w:val="0"/>
          <w:numId w:val="12"/>
        </w:numPr>
        <w:pBdr>
          <w:top w:val="nil"/>
          <w:left w:val="nil"/>
          <w:bottom w:val="nil"/>
          <w:right w:val="nil"/>
          <w:between w:val="nil"/>
        </w:pBdr>
        <w:tabs>
          <w:tab w:val="left" w:pos="1156"/>
          <w:tab w:val="left" w:pos="1163"/>
        </w:tabs>
        <w:spacing w:before="176" w:line="252" w:lineRule="auto"/>
        <w:ind w:right="282"/>
        <w:jc w:val="both"/>
        <w:rPr>
          <w:color w:val="000000"/>
          <w:rPrChange w:id="59" w:author="NADA Haj messaoud" w:date="2026-02-15T14:00:00Z">
            <w:rPr/>
          </w:rPrChange>
        </w:rPr>
        <w:pPrChange w:id="60" w:author="NADA Haj messaoud" w:date="2026-02-15T14:00:00Z">
          <w:pPr>
            <w:numPr>
              <w:ilvl w:val="3"/>
              <w:numId w:val="10"/>
            </w:numPr>
            <w:pBdr>
              <w:top w:val="nil"/>
              <w:left w:val="nil"/>
              <w:bottom w:val="nil"/>
              <w:right w:val="nil"/>
              <w:between w:val="nil"/>
            </w:pBdr>
            <w:tabs>
              <w:tab w:val="left" w:pos="1156"/>
              <w:tab w:val="left" w:pos="1163"/>
            </w:tabs>
            <w:spacing w:before="176" w:line="252" w:lineRule="auto"/>
            <w:ind w:left="1156" w:right="282" w:hanging="195"/>
            <w:jc w:val="both"/>
          </w:pPr>
        </w:pPrChange>
      </w:pPr>
      <w:r w:rsidRPr="00270567">
        <w:rPr>
          <w:b/>
          <w:bCs/>
          <w:color w:val="000000"/>
          <w:sz w:val="24"/>
          <w:szCs w:val="24"/>
          <w:rPrChange w:id="61" w:author="NADA Haj messaoud" w:date="2026-02-15T14:00:00Z">
            <w:rPr>
              <w:b/>
              <w:bCs/>
            </w:rPr>
          </w:rPrChange>
        </w:rPr>
        <w:t>Performance trade-offs</w:t>
      </w:r>
      <w:r w:rsidRPr="00270567">
        <w:rPr>
          <w:color w:val="000000"/>
          <w:sz w:val="24"/>
          <w:szCs w:val="24"/>
          <w:rPrChange w:id="62" w:author="NADA Haj messaoud" w:date="2026-02-15T14:00:00Z">
            <w:rPr/>
          </w:rPrChange>
        </w:rPr>
        <w:t>: balancing accuracy, inference speed, and power consumption when selecting architectures and optimization strategies.</w:t>
      </w:r>
    </w:p>
    <w:p w14:paraId="4A5D0714" w14:textId="77777777" w:rsidR="008629B1" w:rsidRPr="00270567" w:rsidRDefault="008629B1">
      <w:pPr>
        <w:pStyle w:val="ListParagraph"/>
        <w:numPr>
          <w:ilvl w:val="0"/>
          <w:numId w:val="12"/>
        </w:numPr>
        <w:pBdr>
          <w:top w:val="nil"/>
          <w:left w:val="nil"/>
          <w:bottom w:val="nil"/>
          <w:right w:val="nil"/>
          <w:between w:val="nil"/>
        </w:pBdr>
        <w:tabs>
          <w:tab w:val="left" w:pos="1163"/>
          <w:tab w:val="left" w:pos="1165"/>
        </w:tabs>
        <w:spacing w:before="175" w:line="252" w:lineRule="auto"/>
        <w:ind w:right="278"/>
        <w:jc w:val="both"/>
        <w:rPr>
          <w:color w:val="000000"/>
          <w:rPrChange w:id="63" w:author="NADA Haj messaoud" w:date="2026-02-15T14:00:00Z">
            <w:rPr/>
          </w:rPrChange>
        </w:rPr>
        <w:pPrChange w:id="64" w:author="NADA Haj messaoud" w:date="2026-02-15T14:00:00Z">
          <w:pPr>
            <w:numPr>
              <w:ilvl w:val="3"/>
              <w:numId w:val="10"/>
            </w:numPr>
            <w:pBdr>
              <w:top w:val="nil"/>
              <w:left w:val="nil"/>
              <w:bottom w:val="nil"/>
              <w:right w:val="nil"/>
              <w:between w:val="nil"/>
            </w:pBdr>
            <w:tabs>
              <w:tab w:val="left" w:pos="1163"/>
              <w:tab w:val="left" w:pos="1165"/>
            </w:tabs>
            <w:spacing w:before="175" w:line="252" w:lineRule="auto"/>
            <w:ind w:left="2204" w:right="278" w:hanging="360"/>
            <w:jc w:val="both"/>
          </w:pPr>
        </w:pPrChange>
      </w:pPr>
      <w:r w:rsidRPr="00270567">
        <w:rPr>
          <w:b/>
          <w:bCs/>
          <w:color w:val="000000"/>
          <w:sz w:val="24"/>
          <w:szCs w:val="24"/>
          <w:rPrChange w:id="65" w:author="NADA Haj messaoud" w:date="2026-02-15T14:00:00Z">
            <w:rPr>
              <w:b/>
              <w:bCs/>
            </w:rPr>
          </w:rPrChange>
        </w:rPr>
        <w:t>Pipeline robustness</w:t>
      </w:r>
      <w:r w:rsidRPr="00270567">
        <w:rPr>
          <w:color w:val="000000"/>
          <w:sz w:val="24"/>
          <w:szCs w:val="24"/>
          <w:rPrChange w:id="66" w:author="NADA Haj messaoud" w:date="2026-02-15T14:00:00Z">
            <w:rPr/>
          </w:rPrChange>
        </w:rPr>
        <w:t>: handling runtime failures and edge cases through systematic error handling and stable orchestration across multiple vision tasks.</w:t>
      </w:r>
    </w:p>
    <w:p w14:paraId="6DE56394" w14:textId="77777777" w:rsidR="008629B1" w:rsidRDefault="008629B1" w:rsidP="008629B1">
      <w:pPr>
        <w:pBdr>
          <w:top w:val="nil"/>
          <w:left w:val="nil"/>
          <w:bottom w:val="nil"/>
          <w:right w:val="nil"/>
          <w:between w:val="nil"/>
        </w:pBdr>
        <w:spacing w:before="90"/>
        <w:rPr>
          <w:color w:val="000000"/>
          <w:sz w:val="24"/>
          <w:szCs w:val="24"/>
        </w:rPr>
      </w:pPr>
    </w:p>
    <w:p w14:paraId="142A1264" w14:textId="7ED13509" w:rsidR="008629B1" w:rsidRDefault="008E1110">
      <w:pPr>
        <w:pStyle w:val="Heading2"/>
        <w:numPr>
          <w:ilvl w:val="1"/>
          <w:numId w:val="13"/>
        </w:numPr>
        <w:tabs>
          <w:tab w:val="left" w:pos="1428"/>
        </w:tabs>
        <w:spacing w:before="1"/>
        <w:ind w:left="1134"/>
        <w:pPrChange w:id="67" w:author="NADA Haj messaoud" w:date="2026-02-15T14:04:00Z">
          <w:pPr>
            <w:pStyle w:val="Heading2"/>
            <w:numPr>
              <w:ilvl w:val="2"/>
              <w:numId w:val="10"/>
            </w:numPr>
            <w:tabs>
              <w:tab w:val="left" w:pos="1428"/>
            </w:tabs>
            <w:spacing w:before="1"/>
            <w:ind w:left="3141" w:hanging="180"/>
          </w:pPr>
        </w:pPrChange>
      </w:pPr>
      <w:r>
        <w:t xml:space="preserve"> </w:t>
      </w:r>
      <w:r w:rsidR="008629B1">
        <w:t>Project Purpose</w:t>
      </w:r>
    </w:p>
    <w:p w14:paraId="2D102FEA" w14:textId="77777777" w:rsidR="008629B1" w:rsidRDefault="008629B1" w:rsidP="008629B1">
      <w:pPr>
        <w:spacing w:before="164" w:line="252" w:lineRule="auto"/>
        <w:ind w:left="561" w:right="276" w:hanging="2"/>
        <w:jc w:val="both"/>
        <w:rPr>
          <w:sz w:val="24"/>
          <w:szCs w:val="24"/>
        </w:rPr>
      </w:pPr>
      <w:r>
        <w:rPr>
          <w:sz w:val="24"/>
          <w:szCs w:val="24"/>
        </w:rPr>
        <w:t xml:space="preserve">The main objective of this project is to design an end-to-end workflow that produces </w:t>
      </w:r>
      <w:r>
        <w:rPr>
          <w:b/>
          <w:bCs/>
          <w:sz w:val="24"/>
          <w:szCs w:val="24"/>
        </w:rPr>
        <w:t xml:space="preserve">computer vision models fit for NPU deployment </w:t>
      </w:r>
      <w:r>
        <w:rPr>
          <w:sz w:val="24"/>
          <w:szCs w:val="24"/>
        </w:rPr>
        <w:t>while maintaining reliable inference pipelines for EYES.</w:t>
      </w:r>
    </w:p>
    <w:p w14:paraId="610AF694" w14:textId="3FA67F0B" w:rsidR="008629B1" w:rsidRDefault="008629B1" w:rsidP="008629B1">
      <w:pPr>
        <w:pBdr>
          <w:top w:val="nil"/>
          <w:left w:val="nil"/>
          <w:bottom w:val="nil"/>
          <w:right w:val="nil"/>
          <w:between w:val="nil"/>
        </w:pBdr>
        <w:spacing w:line="252" w:lineRule="auto"/>
        <w:ind w:left="567" w:right="282" w:firstLine="358"/>
        <w:jc w:val="both"/>
        <w:rPr>
          <w:color w:val="000000"/>
          <w:sz w:val="24"/>
          <w:szCs w:val="24"/>
        </w:rPr>
      </w:pPr>
      <w:r>
        <w:rPr>
          <w:color w:val="000000"/>
          <w:sz w:val="24"/>
          <w:szCs w:val="24"/>
        </w:rPr>
        <w:t>The following guiding questions and objectives summarize the expected contribution of the project.</w:t>
      </w:r>
    </w:p>
    <w:p w14:paraId="71649D96" w14:textId="2E79708D" w:rsidR="008D0E65" w:rsidRDefault="008D0E65">
      <w:pPr>
        <w:pBdr>
          <w:top w:val="nil"/>
          <w:left w:val="nil"/>
          <w:bottom w:val="nil"/>
          <w:right w:val="nil"/>
          <w:between w:val="nil"/>
        </w:pBdr>
        <w:spacing w:before="74"/>
        <w:ind w:left="1345" w:right="1070"/>
        <w:jc w:val="center"/>
        <w:rPr>
          <w:color w:val="000000"/>
          <w:sz w:val="24"/>
          <w:szCs w:val="24"/>
        </w:rPr>
        <w:pPrChange w:id="68" w:author="NADA Haj messaoud" w:date="2026-02-15T14:04:00Z">
          <w:pPr>
            <w:pBdr>
              <w:top w:val="nil"/>
              <w:left w:val="nil"/>
              <w:bottom w:val="nil"/>
              <w:right w:val="nil"/>
              <w:between w:val="nil"/>
            </w:pBdr>
            <w:spacing w:line="252" w:lineRule="auto"/>
            <w:ind w:left="567" w:right="282" w:firstLine="358"/>
            <w:jc w:val="both"/>
          </w:pPr>
        </w:pPrChange>
      </w:pPr>
      <w:r>
        <w:rPr>
          <w:color w:val="000000"/>
          <w:sz w:val="24"/>
          <w:szCs w:val="24"/>
        </w:rPr>
        <w:t>Table 1.1: Guiding questions and corresponding project objectives</w:t>
      </w:r>
    </w:p>
    <w:p w14:paraId="7CA26C0C" w14:textId="77777777" w:rsidR="008629B1" w:rsidRDefault="008629B1" w:rsidP="008629B1">
      <w:pPr>
        <w:pBdr>
          <w:top w:val="nil"/>
          <w:left w:val="nil"/>
          <w:bottom w:val="nil"/>
          <w:right w:val="nil"/>
          <w:between w:val="nil"/>
        </w:pBdr>
        <w:spacing w:before="1"/>
        <w:rPr>
          <w:color w:val="000000"/>
          <w:sz w:val="15"/>
          <w:szCs w:val="15"/>
        </w:rPr>
      </w:pPr>
    </w:p>
    <w:tbl>
      <w:tblPr>
        <w:tblStyle w:val="a"/>
        <w:tblW w:w="8824" w:type="dxa"/>
        <w:tblInd w:w="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0"/>
        <w:gridCol w:w="4684"/>
      </w:tblGrid>
      <w:tr w:rsidR="008629B1" w14:paraId="431E4124" w14:textId="77777777" w:rsidTr="006605CC">
        <w:trPr>
          <w:trHeight w:val="344"/>
        </w:trPr>
        <w:tc>
          <w:tcPr>
            <w:tcW w:w="4140" w:type="dxa"/>
          </w:tcPr>
          <w:p w14:paraId="7E17F1DB" w14:textId="77777777" w:rsidR="008629B1" w:rsidRDefault="008629B1" w:rsidP="006605CC">
            <w:pPr>
              <w:pBdr>
                <w:top w:val="nil"/>
                <w:left w:val="nil"/>
                <w:bottom w:val="nil"/>
                <w:right w:val="nil"/>
                <w:between w:val="nil"/>
              </w:pBdr>
              <w:spacing w:before="17"/>
              <w:ind w:left="118"/>
              <w:rPr>
                <w:b/>
                <w:bCs/>
                <w:color w:val="000000"/>
                <w:sz w:val="24"/>
                <w:szCs w:val="24"/>
              </w:rPr>
            </w:pPr>
            <w:r>
              <w:rPr>
                <w:b/>
                <w:bCs/>
                <w:color w:val="000000"/>
                <w:sz w:val="24"/>
                <w:szCs w:val="24"/>
              </w:rPr>
              <w:t>Guiding Question</w:t>
            </w:r>
          </w:p>
        </w:tc>
        <w:tc>
          <w:tcPr>
            <w:tcW w:w="4684" w:type="dxa"/>
          </w:tcPr>
          <w:p w14:paraId="77A6552B" w14:textId="77777777" w:rsidR="008629B1" w:rsidRDefault="008629B1" w:rsidP="006605CC">
            <w:pPr>
              <w:pBdr>
                <w:top w:val="nil"/>
                <w:left w:val="nil"/>
                <w:bottom w:val="nil"/>
                <w:right w:val="nil"/>
                <w:between w:val="nil"/>
              </w:pBdr>
              <w:spacing w:before="17"/>
              <w:ind w:left="118"/>
              <w:rPr>
                <w:b/>
                <w:bCs/>
                <w:color w:val="000000"/>
                <w:sz w:val="24"/>
                <w:szCs w:val="24"/>
              </w:rPr>
            </w:pPr>
            <w:r>
              <w:rPr>
                <w:b/>
                <w:bCs/>
                <w:color w:val="000000"/>
                <w:sz w:val="24"/>
                <w:szCs w:val="24"/>
              </w:rPr>
              <w:t>Project Objective</w:t>
            </w:r>
          </w:p>
        </w:tc>
      </w:tr>
      <w:tr w:rsidR="008629B1" w14:paraId="624F2BE8" w14:textId="77777777" w:rsidTr="006605CC">
        <w:trPr>
          <w:trHeight w:val="633"/>
        </w:trPr>
        <w:tc>
          <w:tcPr>
            <w:tcW w:w="4140" w:type="dxa"/>
          </w:tcPr>
          <w:p w14:paraId="7AB5D8EB" w14:textId="77777777" w:rsidR="008629B1" w:rsidRDefault="008629B1" w:rsidP="006605CC">
            <w:pPr>
              <w:pBdr>
                <w:top w:val="nil"/>
                <w:left w:val="nil"/>
                <w:bottom w:val="nil"/>
                <w:right w:val="nil"/>
                <w:between w:val="nil"/>
              </w:pBdr>
              <w:spacing w:before="17" w:line="252" w:lineRule="auto"/>
              <w:ind w:left="118"/>
              <w:rPr>
                <w:color w:val="000000"/>
                <w:sz w:val="24"/>
                <w:szCs w:val="24"/>
              </w:rPr>
            </w:pPr>
            <w:r>
              <w:rPr>
                <w:color w:val="000000"/>
                <w:sz w:val="24"/>
                <w:szCs w:val="24"/>
              </w:rPr>
              <w:t>How can we deploy computer vision models under strict edge constraints?</w:t>
            </w:r>
          </w:p>
        </w:tc>
        <w:tc>
          <w:tcPr>
            <w:tcW w:w="4684" w:type="dxa"/>
          </w:tcPr>
          <w:p w14:paraId="2D4F9D38" w14:textId="77777777" w:rsidR="008629B1" w:rsidRDefault="008629B1" w:rsidP="006605CC">
            <w:pPr>
              <w:pBdr>
                <w:top w:val="nil"/>
                <w:left w:val="nil"/>
                <w:bottom w:val="nil"/>
                <w:right w:val="nil"/>
                <w:between w:val="nil"/>
              </w:pBdr>
              <w:spacing w:before="17" w:line="252" w:lineRule="auto"/>
              <w:ind w:left="118"/>
              <w:rPr>
                <w:color w:val="000000"/>
                <w:sz w:val="24"/>
                <w:szCs w:val="24"/>
              </w:rPr>
            </w:pPr>
            <w:r>
              <w:rPr>
                <w:color w:val="000000"/>
                <w:sz w:val="24"/>
                <w:szCs w:val="24"/>
              </w:rPr>
              <w:t>Build an optimization and deployment pipeline compatible with NPU execution.</w:t>
            </w:r>
          </w:p>
        </w:tc>
      </w:tr>
      <w:tr w:rsidR="008629B1" w14:paraId="60914DB6" w14:textId="77777777" w:rsidTr="006605CC">
        <w:trPr>
          <w:trHeight w:val="922"/>
        </w:trPr>
        <w:tc>
          <w:tcPr>
            <w:tcW w:w="4140" w:type="dxa"/>
          </w:tcPr>
          <w:p w14:paraId="125456D3" w14:textId="77777777" w:rsidR="008629B1" w:rsidRDefault="008629B1" w:rsidP="006605CC">
            <w:pPr>
              <w:pBdr>
                <w:top w:val="nil"/>
                <w:left w:val="nil"/>
                <w:bottom w:val="nil"/>
                <w:right w:val="nil"/>
                <w:between w:val="nil"/>
              </w:pBdr>
              <w:spacing w:before="17" w:line="252" w:lineRule="auto"/>
              <w:ind w:left="118" w:right="108"/>
              <w:jc w:val="both"/>
              <w:rPr>
                <w:color w:val="000000"/>
                <w:sz w:val="24"/>
                <w:szCs w:val="24"/>
              </w:rPr>
            </w:pPr>
            <w:r>
              <w:rPr>
                <w:color w:val="000000"/>
                <w:sz w:val="24"/>
                <w:szCs w:val="24"/>
              </w:rPr>
              <w:t>How can we maintain acceptable accuracy without exceeding latency and power budgets?</w:t>
            </w:r>
          </w:p>
        </w:tc>
        <w:tc>
          <w:tcPr>
            <w:tcW w:w="4684" w:type="dxa"/>
          </w:tcPr>
          <w:p w14:paraId="48939393" w14:textId="77777777" w:rsidR="008629B1" w:rsidRDefault="008629B1" w:rsidP="006605CC">
            <w:pPr>
              <w:pBdr>
                <w:top w:val="nil"/>
                <w:left w:val="nil"/>
                <w:bottom w:val="nil"/>
                <w:right w:val="nil"/>
                <w:between w:val="nil"/>
              </w:pBdr>
              <w:spacing w:before="17" w:line="252" w:lineRule="auto"/>
              <w:ind w:left="109" w:right="108" w:firstLine="8"/>
              <w:jc w:val="both"/>
              <w:rPr>
                <w:color w:val="000000"/>
                <w:sz w:val="24"/>
                <w:szCs w:val="24"/>
              </w:rPr>
            </w:pPr>
            <w:r>
              <w:rPr>
                <w:color w:val="000000"/>
                <w:sz w:val="24"/>
                <w:szCs w:val="24"/>
              </w:rPr>
              <w:t>Select and tune suitable architectures, then benchmark trade-offs on representative workloads.</w:t>
            </w:r>
          </w:p>
        </w:tc>
      </w:tr>
      <w:tr w:rsidR="008629B1" w14:paraId="1D50F39E" w14:textId="77777777" w:rsidTr="006605CC">
        <w:trPr>
          <w:trHeight w:val="633"/>
        </w:trPr>
        <w:tc>
          <w:tcPr>
            <w:tcW w:w="4140" w:type="dxa"/>
          </w:tcPr>
          <w:p w14:paraId="415F1AC1" w14:textId="77777777" w:rsidR="008629B1" w:rsidRDefault="008629B1" w:rsidP="006605CC">
            <w:pPr>
              <w:pBdr>
                <w:top w:val="nil"/>
                <w:left w:val="nil"/>
                <w:bottom w:val="nil"/>
                <w:right w:val="nil"/>
                <w:between w:val="nil"/>
              </w:pBdr>
              <w:spacing w:before="17" w:line="252" w:lineRule="auto"/>
              <w:ind w:left="118" w:right="73"/>
              <w:rPr>
                <w:color w:val="000000"/>
                <w:sz w:val="24"/>
                <w:szCs w:val="24"/>
              </w:rPr>
            </w:pPr>
            <w:r>
              <w:rPr>
                <w:color w:val="000000"/>
                <w:sz w:val="24"/>
                <w:szCs w:val="24"/>
              </w:rPr>
              <w:lastRenderedPageBreak/>
              <w:t>How can we ensure stable integration in a multi-task video analytics product?</w:t>
            </w:r>
          </w:p>
        </w:tc>
        <w:tc>
          <w:tcPr>
            <w:tcW w:w="4684" w:type="dxa"/>
          </w:tcPr>
          <w:p w14:paraId="78923D92" w14:textId="77777777" w:rsidR="008629B1" w:rsidRDefault="008629B1" w:rsidP="006605CC">
            <w:pPr>
              <w:pBdr>
                <w:top w:val="nil"/>
                <w:left w:val="nil"/>
                <w:bottom w:val="nil"/>
                <w:right w:val="nil"/>
                <w:between w:val="nil"/>
              </w:pBdr>
              <w:spacing w:before="17" w:line="252" w:lineRule="auto"/>
              <w:ind w:left="118"/>
              <w:rPr>
                <w:color w:val="000000"/>
                <w:sz w:val="24"/>
                <w:szCs w:val="24"/>
              </w:rPr>
            </w:pPr>
            <w:r>
              <w:rPr>
                <w:color w:val="000000"/>
                <w:sz w:val="24"/>
                <w:szCs w:val="24"/>
              </w:rPr>
              <w:t>Integrate inference into robust pipelines with monitoring, validation, and failure handling.</w:t>
            </w:r>
          </w:p>
        </w:tc>
      </w:tr>
    </w:tbl>
    <w:p w14:paraId="70E0898C" w14:textId="77777777" w:rsidR="008629B1" w:rsidRDefault="008629B1" w:rsidP="00BD2646">
      <w:pPr>
        <w:pBdr>
          <w:top w:val="nil"/>
          <w:left w:val="nil"/>
          <w:bottom w:val="nil"/>
          <w:right w:val="nil"/>
          <w:between w:val="nil"/>
        </w:pBdr>
        <w:spacing w:before="17" w:line="252" w:lineRule="auto"/>
        <w:rPr>
          <w:color w:val="000000"/>
          <w:sz w:val="24"/>
          <w:szCs w:val="24"/>
        </w:rPr>
      </w:pPr>
    </w:p>
    <w:p w14:paraId="1DFA58E9" w14:textId="44945E16" w:rsidR="00BD2646" w:rsidRPr="00A34D61" w:rsidRDefault="00A34D61">
      <w:pPr>
        <w:ind w:left="567"/>
        <w:rPr>
          <w:b/>
          <w:bCs/>
          <w:sz w:val="32"/>
          <w:szCs w:val="32"/>
          <w:rPrChange w:id="69" w:author="NADA Haj messaoud" w:date="2026-02-15T14:22:00Z">
            <w:rPr>
              <w:color w:val="000000"/>
              <w:sz w:val="24"/>
              <w:szCs w:val="24"/>
            </w:rPr>
          </w:rPrChange>
        </w:rPr>
        <w:pPrChange w:id="70" w:author="NADA Haj messaoud" w:date="2026-02-15T14:22:00Z">
          <w:pPr>
            <w:pBdr>
              <w:top w:val="nil"/>
              <w:left w:val="nil"/>
              <w:bottom w:val="nil"/>
              <w:right w:val="nil"/>
              <w:between w:val="nil"/>
            </w:pBdr>
            <w:spacing w:before="17" w:line="252" w:lineRule="auto"/>
          </w:pPr>
        </w:pPrChange>
      </w:pPr>
      <w:r w:rsidRPr="00A34D61">
        <w:rPr>
          <w:b/>
          <w:bCs/>
          <w:sz w:val="32"/>
          <w:szCs w:val="32"/>
          <w:highlight w:val="yellow"/>
          <w:rPrChange w:id="71" w:author="NADA Haj messaoud" w:date="2026-02-15T14:22:00Z">
            <w:rPr>
              <w:sz w:val="24"/>
              <w:szCs w:val="24"/>
            </w:rPr>
          </w:rPrChange>
        </w:rPr>
        <w:t xml:space="preserve">The web Application </w:t>
      </w:r>
      <w:r w:rsidRPr="00A34D61">
        <w:rPr>
          <w:b/>
          <w:bCs/>
          <w:sz w:val="32"/>
          <w:szCs w:val="32"/>
          <w:highlight w:val="yellow"/>
          <w:rPrChange w:id="72" w:author="NADA Haj messaoud" w:date="2026-02-15T14:22:00Z">
            <w:rPr>
              <w:b/>
              <w:bCs/>
              <w:sz w:val="32"/>
              <w:szCs w:val="32"/>
            </w:rPr>
          </w:rPrChange>
        </w:rPr>
        <w:t>??</w:t>
      </w:r>
    </w:p>
    <w:p w14:paraId="12BF5174" w14:textId="77777777" w:rsidR="00A34D61" w:rsidRDefault="00A34D61" w:rsidP="00BD2646">
      <w:pPr>
        <w:pStyle w:val="Heading4"/>
        <w:ind w:firstLine="567"/>
        <w:rPr>
          <w:highlight w:val="red"/>
        </w:rPr>
      </w:pPr>
    </w:p>
    <w:p w14:paraId="049A53A7" w14:textId="460D994F" w:rsidR="00BD2646" w:rsidRPr="006605CC" w:rsidRDefault="00BD2646" w:rsidP="00BD2646">
      <w:pPr>
        <w:pStyle w:val="Heading4"/>
        <w:ind w:firstLine="567"/>
        <w:rPr>
          <w:highlight w:val="red"/>
        </w:rPr>
      </w:pPr>
      <w:r w:rsidRPr="006605CC">
        <w:rPr>
          <w:highlight w:val="red"/>
        </w:rPr>
        <w:t>The 5 W’s</w:t>
      </w:r>
    </w:p>
    <w:p w14:paraId="2F87E318" w14:textId="77777777" w:rsidR="00BD2646" w:rsidRPr="006605CC" w:rsidRDefault="00BD2646" w:rsidP="00BD2646">
      <w:pPr>
        <w:pBdr>
          <w:top w:val="nil"/>
          <w:left w:val="nil"/>
          <w:bottom w:val="nil"/>
          <w:right w:val="nil"/>
          <w:between w:val="nil"/>
        </w:pBdr>
        <w:spacing w:before="173" w:line="252" w:lineRule="auto"/>
        <w:ind w:left="567"/>
        <w:rPr>
          <w:color w:val="000000"/>
          <w:sz w:val="24"/>
          <w:szCs w:val="24"/>
          <w:highlight w:val="red"/>
        </w:rPr>
      </w:pPr>
      <w:r w:rsidRPr="006605CC">
        <w:rPr>
          <w:color w:val="000000"/>
          <w:sz w:val="24"/>
          <w:szCs w:val="24"/>
          <w:highlight w:val="red"/>
        </w:rPr>
        <w:t xml:space="preserve">In order to clarify the scope of the project and align expectations, the project can be summarized using the </w:t>
      </w:r>
      <w:r w:rsidRPr="006605CC">
        <w:rPr>
          <w:b/>
          <w:bCs/>
          <w:color w:val="000000"/>
          <w:sz w:val="24"/>
          <w:szCs w:val="24"/>
          <w:highlight w:val="red"/>
        </w:rPr>
        <w:t xml:space="preserve">5 W’s </w:t>
      </w:r>
      <w:r w:rsidRPr="006605CC">
        <w:rPr>
          <w:color w:val="000000"/>
          <w:sz w:val="24"/>
          <w:szCs w:val="24"/>
          <w:highlight w:val="red"/>
        </w:rPr>
        <w:t>framework.</w:t>
      </w:r>
    </w:p>
    <w:p w14:paraId="0B1FD6C1" w14:textId="77777777" w:rsidR="00BD2646" w:rsidRPr="006605CC" w:rsidRDefault="00BD2646" w:rsidP="00BD2646">
      <w:pPr>
        <w:pBdr>
          <w:top w:val="nil"/>
          <w:left w:val="nil"/>
          <w:bottom w:val="nil"/>
          <w:right w:val="nil"/>
          <w:between w:val="nil"/>
        </w:pBdr>
        <w:spacing w:before="34"/>
        <w:rPr>
          <w:color w:val="000000"/>
          <w:sz w:val="20"/>
          <w:szCs w:val="20"/>
          <w:highlight w:val="red"/>
        </w:rPr>
      </w:pPr>
    </w:p>
    <w:tbl>
      <w:tblPr>
        <w:tblStyle w:val="a0"/>
        <w:tblW w:w="8824" w:type="dxa"/>
        <w:tblInd w:w="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6952"/>
      </w:tblGrid>
      <w:tr w:rsidR="00BD2646" w:rsidRPr="006605CC" w14:paraId="754EE07F" w14:textId="77777777" w:rsidTr="006605CC">
        <w:trPr>
          <w:trHeight w:val="344"/>
        </w:trPr>
        <w:tc>
          <w:tcPr>
            <w:tcW w:w="1872" w:type="dxa"/>
          </w:tcPr>
          <w:p w14:paraId="5F7E6515" w14:textId="77777777" w:rsidR="00BD2646" w:rsidRPr="006605CC" w:rsidRDefault="00BD2646" w:rsidP="006605CC">
            <w:pPr>
              <w:pBdr>
                <w:top w:val="nil"/>
                <w:left w:val="nil"/>
                <w:bottom w:val="nil"/>
                <w:right w:val="nil"/>
                <w:between w:val="nil"/>
              </w:pBdr>
              <w:spacing w:before="17"/>
              <w:ind w:left="109"/>
              <w:rPr>
                <w:b/>
                <w:bCs/>
                <w:color w:val="000000"/>
                <w:sz w:val="24"/>
                <w:szCs w:val="24"/>
                <w:highlight w:val="red"/>
              </w:rPr>
            </w:pPr>
            <w:r w:rsidRPr="006605CC">
              <w:rPr>
                <w:b/>
                <w:bCs/>
                <w:color w:val="000000"/>
                <w:sz w:val="24"/>
                <w:szCs w:val="24"/>
                <w:highlight w:val="red"/>
              </w:rPr>
              <w:t>Aspect</w:t>
            </w:r>
          </w:p>
        </w:tc>
        <w:tc>
          <w:tcPr>
            <w:tcW w:w="6952" w:type="dxa"/>
          </w:tcPr>
          <w:p w14:paraId="0EF8AE99" w14:textId="77777777" w:rsidR="00BD2646" w:rsidRPr="006605CC" w:rsidRDefault="00BD2646" w:rsidP="006605CC">
            <w:pPr>
              <w:pBdr>
                <w:top w:val="nil"/>
                <w:left w:val="nil"/>
                <w:bottom w:val="nil"/>
                <w:right w:val="nil"/>
                <w:between w:val="nil"/>
              </w:pBdr>
              <w:spacing w:before="17"/>
              <w:ind w:left="118"/>
              <w:rPr>
                <w:b/>
                <w:bCs/>
                <w:color w:val="000000"/>
                <w:sz w:val="24"/>
                <w:szCs w:val="24"/>
                <w:highlight w:val="red"/>
              </w:rPr>
            </w:pPr>
            <w:r w:rsidRPr="006605CC">
              <w:rPr>
                <w:b/>
                <w:bCs/>
                <w:color w:val="000000"/>
                <w:sz w:val="24"/>
                <w:szCs w:val="24"/>
                <w:highlight w:val="red"/>
              </w:rPr>
              <w:t>Description</w:t>
            </w:r>
          </w:p>
        </w:tc>
      </w:tr>
      <w:tr w:rsidR="00BD2646" w:rsidRPr="006605CC" w14:paraId="4DA7A084" w14:textId="77777777" w:rsidTr="006605CC">
        <w:trPr>
          <w:trHeight w:val="1326"/>
        </w:trPr>
        <w:tc>
          <w:tcPr>
            <w:tcW w:w="1872" w:type="dxa"/>
          </w:tcPr>
          <w:p w14:paraId="6E075BD3" w14:textId="77777777" w:rsidR="00BD2646" w:rsidRPr="006605CC" w:rsidRDefault="00BD2646" w:rsidP="006605CC">
            <w:pPr>
              <w:pBdr>
                <w:top w:val="nil"/>
                <w:left w:val="nil"/>
                <w:bottom w:val="nil"/>
                <w:right w:val="nil"/>
                <w:between w:val="nil"/>
              </w:pBdr>
              <w:spacing w:before="17"/>
              <w:ind w:left="106"/>
              <w:rPr>
                <w:b/>
                <w:bCs/>
                <w:color w:val="000000"/>
                <w:sz w:val="24"/>
                <w:szCs w:val="24"/>
                <w:highlight w:val="red"/>
              </w:rPr>
            </w:pPr>
            <w:r w:rsidRPr="006605CC">
              <w:rPr>
                <w:b/>
                <w:bCs/>
                <w:color w:val="000000"/>
                <w:sz w:val="24"/>
                <w:szCs w:val="24"/>
                <w:highlight w:val="red"/>
              </w:rPr>
              <w:t>Who?</w:t>
            </w:r>
          </w:p>
        </w:tc>
        <w:tc>
          <w:tcPr>
            <w:tcW w:w="6952" w:type="dxa"/>
          </w:tcPr>
          <w:p w14:paraId="2B5A98E0" w14:textId="77777777" w:rsidR="00BD2646" w:rsidRPr="006605CC" w:rsidRDefault="00BD2646" w:rsidP="006605CC">
            <w:pPr>
              <w:numPr>
                <w:ilvl w:val="0"/>
                <w:numId w:val="5"/>
              </w:numPr>
              <w:pBdr>
                <w:top w:val="nil"/>
                <w:left w:val="nil"/>
                <w:bottom w:val="nil"/>
                <w:right w:val="nil"/>
                <w:between w:val="nil"/>
              </w:pBdr>
              <w:tabs>
                <w:tab w:val="left" w:pos="707"/>
                <w:tab w:val="left" w:pos="716"/>
              </w:tabs>
              <w:spacing w:before="223" w:line="252" w:lineRule="auto"/>
              <w:ind w:right="109" w:hanging="204"/>
              <w:jc w:val="both"/>
              <w:rPr>
                <w:color w:val="000000"/>
                <w:highlight w:val="red"/>
              </w:rPr>
            </w:pPr>
            <w:r w:rsidRPr="006605CC">
              <w:rPr>
                <w:color w:val="000000"/>
                <w:sz w:val="24"/>
                <w:szCs w:val="24"/>
                <w:highlight w:val="red"/>
              </w:rPr>
              <w:t>The project stakeholders include in2-Technologies, the EYES product team, and the operational users of video analytics solutions.</w:t>
            </w:r>
          </w:p>
        </w:tc>
      </w:tr>
      <w:tr w:rsidR="00BD2646" w:rsidRPr="006605CC" w14:paraId="349D6651" w14:textId="77777777" w:rsidTr="006605CC">
        <w:trPr>
          <w:trHeight w:val="1863"/>
        </w:trPr>
        <w:tc>
          <w:tcPr>
            <w:tcW w:w="1872" w:type="dxa"/>
          </w:tcPr>
          <w:p w14:paraId="32C5CB4F" w14:textId="77777777" w:rsidR="00BD2646" w:rsidRPr="006605CC" w:rsidRDefault="00BD2646" w:rsidP="006605CC">
            <w:pPr>
              <w:pBdr>
                <w:top w:val="nil"/>
                <w:left w:val="nil"/>
                <w:bottom w:val="nil"/>
                <w:right w:val="nil"/>
                <w:between w:val="nil"/>
              </w:pBdr>
              <w:spacing w:before="17"/>
              <w:ind w:left="106"/>
              <w:rPr>
                <w:b/>
                <w:bCs/>
                <w:color w:val="000000"/>
                <w:sz w:val="24"/>
                <w:szCs w:val="24"/>
                <w:highlight w:val="red"/>
              </w:rPr>
            </w:pPr>
            <w:r w:rsidRPr="006605CC">
              <w:rPr>
                <w:b/>
                <w:bCs/>
                <w:color w:val="000000"/>
                <w:sz w:val="24"/>
                <w:szCs w:val="24"/>
                <w:highlight w:val="red"/>
              </w:rPr>
              <w:t>What?</w:t>
            </w:r>
          </w:p>
        </w:tc>
        <w:tc>
          <w:tcPr>
            <w:tcW w:w="6952" w:type="dxa"/>
          </w:tcPr>
          <w:p w14:paraId="691569FE" w14:textId="77777777" w:rsidR="00BD2646" w:rsidRPr="006605CC" w:rsidRDefault="00BD2646" w:rsidP="006605CC">
            <w:pPr>
              <w:numPr>
                <w:ilvl w:val="0"/>
                <w:numId w:val="4"/>
              </w:numPr>
              <w:pBdr>
                <w:top w:val="nil"/>
                <w:left w:val="nil"/>
                <w:bottom w:val="nil"/>
                <w:right w:val="nil"/>
                <w:between w:val="nil"/>
              </w:pBdr>
              <w:tabs>
                <w:tab w:val="left" w:pos="707"/>
                <w:tab w:val="left" w:pos="716"/>
              </w:tabs>
              <w:spacing w:before="223" w:line="252" w:lineRule="auto"/>
              <w:ind w:right="108" w:hanging="204"/>
              <w:rPr>
                <w:color w:val="000000"/>
                <w:highlight w:val="red"/>
              </w:rPr>
            </w:pPr>
            <w:r w:rsidRPr="006605CC">
              <w:rPr>
                <w:color w:val="000000"/>
                <w:sz w:val="24"/>
                <w:szCs w:val="24"/>
                <w:highlight w:val="red"/>
              </w:rPr>
              <w:t>The project involves the development and integration of an end-to-end workflow for computer vision models within EYES.</w:t>
            </w:r>
          </w:p>
          <w:p w14:paraId="75901C5F" w14:textId="77777777" w:rsidR="00BD2646" w:rsidRPr="006605CC" w:rsidRDefault="00BD2646" w:rsidP="006605CC">
            <w:pPr>
              <w:numPr>
                <w:ilvl w:val="0"/>
                <w:numId w:val="4"/>
              </w:numPr>
              <w:pBdr>
                <w:top w:val="nil"/>
                <w:left w:val="nil"/>
                <w:bottom w:val="nil"/>
                <w:right w:val="nil"/>
                <w:between w:val="nil"/>
              </w:pBdr>
              <w:tabs>
                <w:tab w:val="left" w:pos="707"/>
                <w:tab w:val="left" w:pos="716"/>
              </w:tabs>
              <w:spacing w:before="198" w:line="252" w:lineRule="auto"/>
              <w:ind w:right="79" w:hanging="204"/>
              <w:rPr>
                <w:color w:val="000000"/>
                <w:highlight w:val="red"/>
              </w:rPr>
            </w:pPr>
            <w:r w:rsidRPr="006605CC">
              <w:rPr>
                <w:color w:val="000000"/>
                <w:sz w:val="24"/>
                <w:szCs w:val="24"/>
                <w:highlight w:val="red"/>
              </w:rPr>
              <w:t>The workflow covers training, export to ONNX, optimization, and integration for edge inference.</w:t>
            </w:r>
          </w:p>
        </w:tc>
      </w:tr>
      <w:tr w:rsidR="00BD2646" w:rsidRPr="006605CC" w14:paraId="3EA0A294" w14:textId="77777777" w:rsidTr="006605CC">
        <w:trPr>
          <w:trHeight w:val="1085"/>
        </w:trPr>
        <w:tc>
          <w:tcPr>
            <w:tcW w:w="1872" w:type="dxa"/>
          </w:tcPr>
          <w:p w14:paraId="156B0A5E" w14:textId="77777777" w:rsidR="00BD2646" w:rsidRPr="006605CC" w:rsidRDefault="00BD2646" w:rsidP="006605CC">
            <w:pPr>
              <w:pBdr>
                <w:top w:val="nil"/>
                <w:left w:val="nil"/>
                <w:bottom w:val="nil"/>
                <w:right w:val="nil"/>
                <w:between w:val="nil"/>
              </w:pBdr>
              <w:spacing w:before="17"/>
              <w:ind w:left="106"/>
              <w:rPr>
                <w:b/>
                <w:bCs/>
                <w:color w:val="000000"/>
                <w:sz w:val="24"/>
                <w:szCs w:val="24"/>
                <w:highlight w:val="red"/>
              </w:rPr>
            </w:pPr>
            <w:r w:rsidRPr="006605CC">
              <w:rPr>
                <w:b/>
                <w:bCs/>
                <w:color w:val="000000"/>
                <w:sz w:val="24"/>
                <w:szCs w:val="24"/>
                <w:highlight w:val="red"/>
              </w:rPr>
              <w:t>When?</w:t>
            </w:r>
          </w:p>
        </w:tc>
        <w:tc>
          <w:tcPr>
            <w:tcW w:w="6952" w:type="dxa"/>
          </w:tcPr>
          <w:p w14:paraId="467982ED" w14:textId="77777777" w:rsidR="00BD2646" w:rsidRPr="006605CC" w:rsidRDefault="00BD2646" w:rsidP="006605CC">
            <w:pPr>
              <w:numPr>
                <w:ilvl w:val="0"/>
                <w:numId w:val="3"/>
              </w:numPr>
              <w:pBdr>
                <w:top w:val="nil"/>
                <w:left w:val="nil"/>
                <w:bottom w:val="nil"/>
                <w:right w:val="nil"/>
                <w:between w:val="nil"/>
              </w:pBdr>
              <w:tabs>
                <w:tab w:val="left" w:pos="714"/>
                <w:tab w:val="left" w:pos="716"/>
              </w:tabs>
              <w:spacing w:before="223" w:line="252" w:lineRule="auto"/>
              <w:ind w:right="109"/>
              <w:rPr>
                <w:color w:val="000000"/>
                <w:highlight w:val="red"/>
              </w:rPr>
            </w:pPr>
            <w:r w:rsidRPr="006605CC">
              <w:rPr>
                <w:color w:val="000000"/>
                <w:sz w:val="24"/>
                <w:szCs w:val="24"/>
                <w:highlight w:val="red"/>
              </w:rPr>
              <w:t>EYES is under continuous development and is updated in response to evolving market needs.</w:t>
            </w:r>
          </w:p>
        </w:tc>
      </w:tr>
      <w:tr w:rsidR="00BD2646" w:rsidRPr="006605CC" w14:paraId="55283014" w14:textId="77777777" w:rsidTr="006605CC">
        <w:trPr>
          <w:trHeight w:val="1374"/>
        </w:trPr>
        <w:tc>
          <w:tcPr>
            <w:tcW w:w="1872" w:type="dxa"/>
          </w:tcPr>
          <w:p w14:paraId="3389D17F" w14:textId="77777777" w:rsidR="00BD2646" w:rsidRPr="006605CC" w:rsidRDefault="00BD2646" w:rsidP="006605CC">
            <w:pPr>
              <w:pBdr>
                <w:top w:val="nil"/>
                <w:left w:val="nil"/>
                <w:bottom w:val="nil"/>
                <w:right w:val="nil"/>
                <w:between w:val="nil"/>
              </w:pBdr>
              <w:spacing w:before="17"/>
              <w:ind w:left="106"/>
              <w:rPr>
                <w:b/>
                <w:bCs/>
                <w:color w:val="000000"/>
                <w:sz w:val="24"/>
                <w:szCs w:val="24"/>
                <w:highlight w:val="red"/>
              </w:rPr>
            </w:pPr>
            <w:r w:rsidRPr="006605CC">
              <w:rPr>
                <w:b/>
                <w:bCs/>
                <w:color w:val="000000"/>
                <w:sz w:val="24"/>
                <w:szCs w:val="24"/>
                <w:highlight w:val="red"/>
              </w:rPr>
              <w:t>Where?</w:t>
            </w:r>
          </w:p>
        </w:tc>
        <w:tc>
          <w:tcPr>
            <w:tcW w:w="6952" w:type="dxa"/>
          </w:tcPr>
          <w:p w14:paraId="4936C4C9" w14:textId="77777777" w:rsidR="00BD2646" w:rsidRPr="006605CC" w:rsidRDefault="00BD2646" w:rsidP="006605CC">
            <w:pPr>
              <w:numPr>
                <w:ilvl w:val="0"/>
                <w:numId w:val="2"/>
              </w:numPr>
              <w:pBdr>
                <w:top w:val="nil"/>
                <w:left w:val="nil"/>
                <w:bottom w:val="nil"/>
                <w:right w:val="nil"/>
                <w:between w:val="nil"/>
              </w:pBdr>
              <w:tabs>
                <w:tab w:val="left" w:pos="703"/>
                <w:tab w:val="left" w:pos="708"/>
              </w:tabs>
              <w:spacing w:before="223" w:line="252" w:lineRule="auto"/>
              <w:ind w:right="108" w:hanging="196"/>
              <w:jc w:val="both"/>
              <w:rPr>
                <w:color w:val="000000"/>
                <w:highlight w:val="red"/>
              </w:rPr>
            </w:pPr>
            <w:r w:rsidRPr="006605CC">
              <w:rPr>
                <w:color w:val="000000"/>
                <w:sz w:val="24"/>
                <w:szCs w:val="24"/>
                <w:highlight w:val="red"/>
              </w:rPr>
              <w:t>Within the in2-Technologies environment, targeting an embedded deployment platform equipped with an NPU (details confidential under NDA).</w:t>
            </w:r>
          </w:p>
        </w:tc>
      </w:tr>
      <w:tr w:rsidR="00BD2646" w:rsidRPr="006605CC" w14:paraId="16B1B62E" w14:textId="77777777" w:rsidTr="006605CC">
        <w:trPr>
          <w:trHeight w:val="1862"/>
        </w:trPr>
        <w:tc>
          <w:tcPr>
            <w:tcW w:w="1872" w:type="dxa"/>
          </w:tcPr>
          <w:p w14:paraId="01C96009" w14:textId="77777777" w:rsidR="00BD2646" w:rsidRPr="006605CC" w:rsidRDefault="00BD2646" w:rsidP="006605CC">
            <w:pPr>
              <w:pBdr>
                <w:top w:val="nil"/>
                <w:left w:val="nil"/>
                <w:bottom w:val="nil"/>
                <w:right w:val="nil"/>
                <w:between w:val="nil"/>
              </w:pBdr>
              <w:spacing w:before="17"/>
              <w:ind w:left="106"/>
              <w:rPr>
                <w:b/>
                <w:bCs/>
                <w:color w:val="000000"/>
                <w:sz w:val="24"/>
                <w:szCs w:val="24"/>
                <w:highlight w:val="red"/>
              </w:rPr>
            </w:pPr>
            <w:r w:rsidRPr="006605CC">
              <w:rPr>
                <w:b/>
                <w:bCs/>
                <w:color w:val="000000"/>
                <w:sz w:val="24"/>
                <w:szCs w:val="24"/>
                <w:highlight w:val="red"/>
              </w:rPr>
              <w:t>Why?</w:t>
            </w:r>
          </w:p>
        </w:tc>
        <w:tc>
          <w:tcPr>
            <w:tcW w:w="6952" w:type="dxa"/>
          </w:tcPr>
          <w:p w14:paraId="2575FAE9" w14:textId="77777777" w:rsidR="00BD2646" w:rsidRPr="006605CC" w:rsidRDefault="00BD2646" w:rsidP="006605CC">
            <w:pPr>
              <w:numPr>
                <w:ilvl w:val="0"/>
                <w:numId w:val="1"/>
              </w:numPr>
              <w:pBdr>
                <w:top w:val="nil"/>
                <w:left w:val="nil"/>
                <w:bottom w:val="nil"/>
                <w:right w:val="nil"/>
                <w:between w:val="nil"/>
              </w:pBdr>
              <w:tabs>
                <w:tab w:val="left" w:pos="714"/>
                <w:tab w:val="left" w:pos="716"/>
              </w:tabs>
              <w:spacing w:before="223" w:line="252" w:lineRule="auto"/>
              <w:ind w:right="108"/>
              <w:rPr>
                <w:color w:val="000000"/>
                <w:highlight w:val="red"/>
              </w:rPr>
            </w:pPr>
            <w:r w:rsidRPr="006605CC">
              <w:rPr>
                <w:color w:val="000000"/>
                <w:sz w:val="24"/>
                <w:szCs w:val="24"/>
                <w:highlight w:val="red"/>
              </w:rPr>
              <w:t>Reduce reliance on cloud processing by enabling reliable on-device analytics.</w:t>
            </w:r>
          </w:p>
          <w:p w14:paraId="3A27749E" w14:textId="77777777" w:rsidR="00BD2646" w:rsidRPr="006605CC" w:rsidRDefault="00BD2646" w:rsidP="006605CC">
            <w:pPr>
              <w:numPr>
                <w:ilvl w:val="0"/>
                <w:numId w:val="1"/>
              </w:numPr>
              <w:pBdr>
                <w:top w:val="nil"/>
                <w:left w:val="nil"/>
                <w:bottom w:val="nil"/>
                <w:right w:val="nil"/>
                <w:between w:val="nil"/>
              </w:pBdr>
              <w:tabs>
                <w:tab w:val="left" w:pos="714"/>
                <w:tab w:val="left" w:pos="716"/>
              </w:tabs>
              <w:spacing w:before="198" w:line="252" w:lineRule="auto"/>
              <w:ind w:right="105"/>
              <w:rPr>
                <w:color w:val="000000"/>
                <w:highlight w:val="red"/>
              </w:rPr>
            </w:pPr>
            <w:r w:rsidRPr="006605CC">
              <w:rPr>
                <w:color w:val="000000"/>
                <w:sz w:val="24"/>
                <w:szCs w:val="24"/>
                <w:highlight w:val="red"/>
              </w:rPr>
              <w:t>Improve responsiveness by meeting latency, compute, and power constraints on the target platform.</w:t>
            </w:r>
          </w:p>
        </w:tc>
      </w:tr>
    </w:tbl>
    <w:p w14:paraId="3AA6C1F3" w14:textId="77777777" w:rsidR="00BD2646" w:rsidRDefault="00BD2646" w:rsidP="00BD2646">
      <w:pPr>
        <w:pBdr>
          <w:top w:val="nil"/>
          <w:left w:val="nil"/>
          <w:bottom w:val="nil"/>
          <w:right w:val="nil"/>
          <w:between w:val="nil"/>
        </w:pBdr>
        <w:spacing w:before="179"/>
        <w:ind w:left="1345" w:right="1070"/>
        <w:jc w:val="center"/>
        <w:rPr>
          <w:color w:val="000000"/>
          <w:sz w:val="24"/>
          <w:szCs w:val="24"/>
        </w:rPr>
      </w:pPr>
      <w:r w:rsidRPr="006605CC">
        <w:rPr>
          <w:color w:val="000000"/>
          <w:sz w:val="24"/>
          <w:szCs w:val="24"/>
          <w:highlight w:val="red"/>
        </w:rPr>
        <w:t>Table 1.2: The Project’s 5 W’s</w:t>
      </w:r>
    </w:p>
    <w:p w14:paraId="2A6B6CCF" w14:textId="77777777" w:rsidR="00BD2646" w:rsidRDefault="00BD2646" w:rsidP="00BD2646">
      <w:pPr>
        <w:pBdr>
          <w:top w:val="nil"/>
          <w:left w:val="nil"/>
          <w:bottom w:val="nil"/>
          <w:right w:val="nil"/>
          <w:between w:val="nil"/>
        </w:pBdr>
        <w:spacing w:before="117"/>
        <w:rPr>
          <w:color w:val="000000"/>
          <w:sz w:val="24"/>
          <w:szCs w:val="24"/>
        </w:rPr>
      </w:pPr>
    </w:p>
    <w:p w14:paraId="7639F964" w14:textId="77777777" w:rsidR="00BD2646" w:rsidRDefault="00BD2646" w:rsidP="00BD2646">
      <w:pPr>
        <w:pStyle w:val="Heading2"/>
        <w:numPr>
          <w:ilvl w:val="1"/>
          <w:numId w:val="13"/>
        </w:numPr>
        <w:tabs>
          <w:tab w:val="left" w:pos="1428"/>
        </w:tabs>
      </w:pPr>
      <w:r>
        <w:t xml:space="preserve"> Project Steps</w:t>
      </w:r>
    </w:p>
    <w:p w14:paraId="29217A60" w14:textId="77777777" w:rsidR="00BD2646" w:rsidRDefault="00BD2646" w:rsidP="00BD2646">
      <w:pPr>
        <w:pBdr>
          <w:top w:val="nil"/>
          <w:left w:val="nil"/>
          <w:bottom w:val="nil"/>
          <w:right w:val="nil"/>
          <w:between w:val="nil"/>
        </w:pBdr>
        <w:spacing w:before="164" w:line="252" w:lineRule="auto"/>
        <w:ind w:left="567" w:hanging="7"/>
        <w:rPr>
          <w:color w:val="000000"/>
          <w:sz w:val="24"/>
          <w:szCs w:val="24"/>
        </w:rPr>
      </w:pPr>
      <w:r>
        <w:rPr>
          <w:color w:val="000000"/>
          <w:sz w:val="24"/>
          <w:szCs w:val="24"/>
        </w:rPr>
        <w:t>This project follows an iterative and incremental approach to deliver deployable computer vision components for EYES.</w:t>
      </w:r>
    </w:p>
    <w:p w14:paraId="046070E6" w14:textId="77777777" w:rsidR="00BD2646" w:rsidRDefault="00BD2646" w:rsidP="00BD2646">
      <w:pPr>
        <w:pBdr>
          <w:top w:val="nil"/>
          <w:left w:val="nil"/>
          <w:bottom w:val="nil"/>
          <w:right w:val="nil"/>
          <w:between w:val="nil"/>
        </w:pBdr>
        <w:spacing w:line="274" w:lineRule="auto"/>
        <w:ind w:left="925"/>
        <w:rPr>
          <w:color w:val="000000"/>
          <w:sz w:val="24"/>
          <w:szCs w:val="24"/>
        </w:rPr>
      </w:pPr>
      <w:r>
        <w:rPr>
          <w:color w:val="000000"/>
          <w:sz w:val="24"/>
          <w:szCs w:val="24"/>
        </w:rPr>
        <w:t>At a high level, the work is organized into the following steps:</w:t>
      </w:r>
    </w:p>
    <w:p w14:paraId="02D7C7A1" w14:textId="77777777" w:rsidR="00BD2646" w:rsidRPr="006605CC" w:rsidRDefault="00BD2646" w:rsidP="00BD2646">
      <w:pPr>
        <w:pStyle w:val="ListParagraph"/>
        <w:numPr>
          <w:ilvl w:val="2"/>
          <w:numId w:val="13"/>
        </w:numPr>
        <w:pBdr>
          <w:top w:val="nil"/>
          <w:left w:val="nil"/>
          <w:bottom w:val="nil"/>
          <w:right w:val="nil"/>
          <w:between w:val="nil"/>
        </w:pBdr>
        <w:spacing w:before="213"/>
        <w:rPr>
          <w:color w:val="000000"/>
        </w:rPr>
      </w:pPr>
      <w:r w:rsidRPr="006605CC">
        <w:rPr>
          <w:color w:val="000000"/>
          <w:sz w:val="24"/>
          <w:szCs w:val="24"/>
        </w:rPr>
        <w:t>Data collection and preparation using an internal data collector (confidential under NDA).</w:t>
      </w:r>
    </w:p>
    <w:p w14:paraId="2B121513" w14:textId="77777777" w:rsidR="00BD2646" w:rsidRPr="006605CC" w:rsidRDefault="00BD2646" w:rsidP="00BD2646">
      <w:pPr>
        <w:pStyle w:val="ListParagraph"/>
        <w:numPr>
          <w:ilvl w:val="2"/>
          <w:numId w:val="13"/>
        </w:numPr>
        <w:pBdr>
          <w:top w:val="nil"/>
          <w:left w:val="nil"/>
          <w:bottom w:val="nil"/>
          <w:right w:val="nil"/>
          <w:between w:val="nil"/>
        </w:pBdr>
        <w:spacing w:before="213"/>
        <w:ind w:right="288"/>
        <w:jc w:val="both"/>
        <w:rPr>
          <w:color w:val="000000"/>
        </w:rPr>
      </w:pPr>
      <w:r w:rsidRPr="006605CC">
        <w:rPr>
          <w:color w:val="000000"/>
          <w:sz w:val="24"/>
          <w:szCs w:val="24"/>
        </w:rPr>
        <w:t xml:space="preserve">Model selection and training using </w:t>
      </w:r>
      <w:proofErr w:type="spellStart"/>
      <w:r w:rsidRPr="006605CC">
        <w:rPr>
          <w:b/>
          <w:bCs/>
          <w:color w:val="000000"/>
          <w:sz w:val="24"/>
          <w:szCs w:val="24"/>
        </w:rPr>
        <w:t>PyTorch</w:t>
      </w:r>
      <w:proofErr w:type="spellEnd"/>
      <w:r w:rsidRPr="006605CC">
        <w:rPr>
          <w:color w:val="000000"/>
          <w:sz w:val="24"/>
          <w:szCs w:val="24"/>
        </w:rPr>
        <w:t>, focusing on architectures suitable for edge deployment.</w:t>
      </w:r>
    </w:p>
    <w:p w14:paraId="6FBF4C79" w14:textId="77777777" w:rsidR="00BD2646" w:rsidRPr="006605CC" w:rsidRDefault="00BD2646" w:rsidP="00BD2646">
      <w:pPr>
        <w:pStyle w:val="ListParagraph"/>
        <w:numPr>
          <w:ilvl w:val="2"/>
          <w:numId w:val="13"/>
        </w:numPr>
        <w:pBdr>
          <w:top w:val="nil"/>
          <w:left w:val="nil"/>
          <w:bottom w:val="nil"/>
          <w:right w:val="nil"/>
          <w:between w:val="nil"/>
        </w:pBdr>
        <w:tabs>
          <w:tab w:val="left" w:pos="1163"/>
        </w:tabs>
        <w:spacing w:before="197"/>
        <w:ind w:right="288"/>
        <w:jc w:val="both"/>
        <w:rPr>
          <w:color w:val="000000"/>
        </w:rPr>
        <w:sectPr w:rsidR="00BD2646" w:rsidRPr="006605CC">
          <w:pgSz w:w="11910" w:h="16840"/>
          <w:pgMar w:top="1340" w:right="1133" w:bottom="1020" w:left="850" w:header="0" w:footer="833" w:gutter="0"/>
          <w:cols w:space="720"/>
        </w:sectPr>
      </w:pPr>
      <w:r w:rsidRPr="006605CC">
        <w:rPr>
          <w:color w:val="000000"/>
          <w:sz w:val="24"/>
          <w:szCs w:val="24"/>
        </w:rPr>
        <w:lastRenderedPageBreak/>
        <w:t xml:space="preserve">Model export to </w:t>
      </w:r>
      <w:r w:rsidRPr="006605CC">
        <w:rPr>
          <w:b/>
          <w:bCs/>
          <w:color w:val="000000"/>
          <w:sz w:val="24"/>
          <w:szCs w:val="24"/>
        </w:rPr>
        <w:t xml:space="preserve">ONNX </w:t>
      </w:r>
      <w:r w:rsidRPr="006605CC">
        <w:rPr>
          <w:color w:val="000000"/>
          <w:sz w:val="24"/>
          <w:szCs w:val="24"/>
        </w:rPr>
        <w:t>and validation to ensure correctness after conversion.</w:t>
      </w:r>
    </w:p>
    <w:p w14:paraId="18E5B53F" w14:textId="77777777" w:rsidR="00BD2646" w:rsidRPr="006605CC" w:rsidRDefault="00BD2646" w:rsidP="00BD2646">
      <w:pPr>
        <w:pStyle w:val="ListParagraph"/>
        <w:numPr>
          <w:ilvl w:val="2"/>
          <w:numId w:val="13"/>
        </w:numPr>
        <w:pBdr>
          <w:top w:val="nil"/>
          <w:left w:val="nil"/>
          <w:bottom w:val="nil"/>
          <w:right w:val="nil"/>
          <w:between w:val="nil"/>
        </w:pBdr>
        <w:tabs>
          <w:tab w:val="left" w:pos="1163"/>
        </w:tabs>
        <w:spacing w:before="74"/>
        <w:ind w:right="288"/>
        <w:jc w:val="both"/>
        <w:rPr>
          <w:color w:val="000000"/>
        </w:rPr>
      </w:pPr>
      <w:r w:rsidRPr="006605CC">
        <w:rPr>
          <w:color w:val="000000"/>
          <w:sz w:val="24"/>
          <w:szCs w:val="24"/>
        </w:rPr>
        <w:lastRenderedPageBreak/>
        <w:t>Optimization into deployment-ready inference artifacts suitable for the target platform.</w:t>
      </w:r>
    </w:p>
    <w:p w14:paraId="3F66EBF5" w14:textId="77777777" w:rsidR="00BD2646" w:rsidRPr="006605CC" w:rsidRDefault="00BD2646" w:rsidP="00BD2646">
      <w:pPr>
        <w:pStyle w:val="ListParagraph"/>
        <w:numPr>
          <w:ilvl w:val="2"/>
          <w:numId w:val="13"/>
        </w:numPr>
        <w:pBdr>
          <w:top w:val="nil"/>
          <w:left w:val="nil"/>
          <w:bottom w:val="nil"/>
          <w:right w:val="nil"/>
          <w:between w:val="nil"/>
        </w:pBdr>
        <w:spacing w:before="212"/>
        <w:ind w:right="288"/>
        <w:jc w:val="both"/>
        <w:rPr>
          <w:color w:val="000000"/>
        </w:rPr>
      </w:pPr>
      <w:r w:rsidRPr="006605CC">
        <w:rPr>
          <w:color w:val="000000"/>
          <w:sz w:val="24"/>
          <w:szCs w:val="24"/>
        </w:rPr>
        <w:t>Integration into multi-task pipelines with systematic validation and failure handling.</w:t>
      </w:r>
    </w:p>
    <w:p w14:paraId="6A76E713" w14:textId="77777777" w:rsidR="00BD2646" w:rsidRPr="006605CC" w:rsidRDefault="00BD2646" w:rsidP="00BD2646">
      <w:pPr>
        <w:pStyle w:val="ListParagraph"/>
        <w:numPr>
          <w:ilvl w:val="2"/>
          <w:numId w:val="13"/>
        </w:numPr>
        <w:pBdr>
          <w:top w:val="nil"/>
          <w:left w:val="nil"/>
          <w:bottom w:val="nil"/>
          <w:right w:val="nil"/>
          <w:between w:val="nil"/>
        </w:pBdr>
        <w:spacing w:before="212"/>
        <w:ind w:right="288"/>
        <w:jc w:val="both"/>
        <w:rPr>
          <w:color w:val="000000"/>
        </w:rPr>
      </w:pPr>
      <w:r w:rsidRPr="006605CC">
        <w:rPr>
          <w:color w:val="000000"/>
          <w:sz w:val="24"/>
          <w:szCs w:val="24"/>
        </w:rPr>
        <w:t>Benchmarking of runtime indicators (latency, memory, and power) under representative inference workloads.</w:t>
      </w:r>
    </w:p>
    <w:p w14:paraId="6E8BB245" w14:textId="77777777" w:rsidR="00BD2646" w:rsidRPr="006605CC" w:rsidRDefault="00BD2646" w:rsidP="00BD2646">
      <w:pPr>
        <w:pBdr>
          <w:top w:val="nil"/>
          <w:left w:val="nil"/>
          <w:bottom w:val="nil"/>
          <w:right w:val="nil"/>
          <w:between w:val="nil"/>
        </w:pBdr>
        <w:spacing w:before="212"/>
        <w:ind w:left="567" w:right="288"/>
        <w:jc w:val="both"/>
        <w:rPr>
          <w:rFonts w:asciiTheme="majorBidi" w:hAnsiTheme="majorBidi" w:cstheme="majorBidi"/>
          <w:b/>
          <w:bCs/>
          <w:sz w:val="28"/>
          <w:szCs w:val="28"/>
          <w:highlight w:val="yellow"/>
          <w:lang w:val="fr-FR"/>
        </w:rPr>
      </w:pPr>
      <w:r w:rsidRPr="006605CC">
        <w:rPr>
          <w:rFonts w:asciiTheme="majorBidi" w:hAnsiTheme="majorBidi" w:cstheme="majorBidi"/>
          <w:b/>
          <w:bCs/>
          <w:sz w:val="28"/>
          <w:szCs w:val="28"/>
          <w:highlight w:val="yellow"/>
          <w:lang w:val="fr-FR"/>
        </w:rPr>
        <w:t>Existing Solutions ??</w:t>
      </w:r>
    </w:p>
    <w:p w14:paraId="0042F044" w14:textId="77777777" w:rsidR="00BD2646" w:rsidRPr="006605CC" w:rsidRDefault="00BD2646" w:rsidP="00BD2646">
      <w:pPr>
        <w:pBdr>
          <w:top w:val="nil"/>
          <w:left w:val="nil"/>
          <w:bottom w:val="nil"/>
          <w:right w:val="nil"/>
          <w:between w:val="nil"/>
        </w:pBdr>
        <w:spacing w:before="212"/>
        <w:ind w:left="567" w:right="288"/>
        <w:jc w:val="both"/>
        <w:rPr>
          <w:rFonts w:asciiTheme="majorBidi" w:hAnsiTheme="majorBidi" w:cstheme="majorBidi"/>
          <w:b/>
          <w:bCs/>
          <w:color w:val="000000"/>
          <w:sz w:val="28"/>
          <w:szCs w:val="28"/>
        </w:rPr>
      </w:pPr>
      <w:r w:rsidRPr="006605CC">
        <w:rPr>
          <w:rFonts w:asciiTheme="majorBidi" w:hAnsiTheme="majorBidi" w:cstheme="majorBidi"/>
          <w:b/>
          <w:bCs/>
          <w:color w:val="000000"/>
          <w:sz w:val="28"/>
          <w:szCs w:val="28"/>
          <w:highlight w:val="yellow"/>
        </w:rPr>
        <w:t>Critique Of Existing Solutions ??</w:t>
      </w:r>
    </w:p>
    <w:p w14:paraId="23080319" w14:textId="77777777" w:rsidR="00BD2646" w:rsidRDefault="00BD2646" w:rsidP="00BD2646">
      <w:pPr>
        <w:pBdr>
          <w:top w:val="nil"/>
          <w:left w:val="nil"/>
          <w:bottom w:val="nil"/>
          <w:right w:val="nil"/>
          <w:between w:val="nil"/>
        </w:pBdr>
        <w:spacing w:before="152"/>
        <w:rPr>
          <w:color w:val="000000"/>
          <w:sz w:val="24"/>
          <w:szCs w:val="24"/>
        </w:rPr>
      </w:pPr>
    </w:p>
    <w:p w14:paraId="056B97E0" w14:textId="77777777" w:rsidR="00BD2646" w:rsidRDefault="00BD2646" w:rsidP="00BD2646">
      <w:pPr>
        <w:pStyle w:val="Heading1"/>
        <w:numPr>
          <w:ilvl w:val="1"/>
          <w:numId w:val="13"/>
        </w:numPr>
        <w:tabs>
          <w:tab w:val="left" w:pos="1341"/>
        </w:tabs>
        <w:ind w:left="1341" w:hanging="774"/>
      </w:pPr>
      <w:r>
        <w:t>Adopted Project Management Methodology</w:t>
      </w:r>
    </w:p>
    <w:p w14:paraId="0BAE1A4F" w14:textId="77777777" w:rsidR="00BD2646" w:rsidRDefault="00BD2646" w:rsidP="00BD2646">
      <w:pPr>
        <w:pBdr>
          <w:top w:val="nil"/>
          <w:left w:val="nil"/>
          <w:bottom w:val="nil"/>
          <w:right w:val="nil"/>
          <w:between w:val="nil"/>
        </w:pBdr>
        <w:spacing w:before="238" w:line="252" w:lineRule="auto"/>
        <w:ind w:left="567" w:right="281" w:hanging="7"/>
        <w:jc w:val="both"/>
        <w:rPr>
          <w:color w:val="000000"/>
          <w:sz w:val="24"/>
          <w:szCs w:val="24"/>
        </w:rPr>
      </w:pPr>
      <w:r>
        <w:rPr>
          <w:color w:val="000000"/>
          <w:sz w:val="24"/>
          <w:szCs w:val="24"/>
        </w:rPr>
        <w:t>The project is conducted using an iterative approach that allows incremental delivery and continuous validation. This approach is suitable for AI engineering workflows where model performance, deployment compatibility, and resource constraints must be checked throughout the development cycle.</w:t>
      </w:r>
    </w:p>
    <w:p w14:paraId="31340970" w14:textId="77777777" w:rsidR="00BD2646" w:rsidRDefault="00BD2646" w:rsidP="00BD2646">
      <w:pPr>
        <w:pBdr>
          <w:top w:val="nil"/>
          <w:left w:val="nil"/>
          <w:bottom w:val="nil"/>
          <w:right w:val="nil"/>
          <w:between w:val="nil"/>
        </w:pBdr>
        <w:spacing w:line="252" w:lineRule="auto"/>
        <w:ind w:left="567" w:right="252" w:firstLine="358"/>
        <w:jc w:val="both"/>
        <w:rPr>
          <w:color w:val="000000"/>
          <w:sz w:val="24"/>
          <w:szCs w:val="24"/>
        </w:rPr>
      </w:pPr>
      <w:r>
        <w:rPr>
          <w:color w:val="000000"/>
          <w:sz w:val="24"/>
          <w:szCs w:val="24"/>
        </w:rPr>
        <w:t xml:space="preserve">For this project, we adopt the </w:t>
      </w:r>
      <w:r>
        <w:rPr>
          <w:b/>
          <w:bCs/>
          <w:color w:val="000000"/>
          <w:sz w:val="24"/>
          <w:szCs w:val="24"/>
        </w:rPr>
        <w:t xml:space="preserve">Scrum </w:t>
      </w:r>
      <w:r>
        <w:rPr>
          <w:color w:val="000000"/>
          <w:sz w:val="24"/>
          <w:szCs w:val="24"/>
        </w:rPr>
        <w:t>methodology as an Agile project management framework. The work is organized into time-boxed sprints, enabling regular planning, implementation, and review cycles. This organization supports continuous refinement of both model quality and deployment readiness.</w:t>
      </w:r>
    </w:p>
    <w:p w14:paraId="345AE521" w14:textId="77777777" w:rsidR="00BD2646" w:rsidRDefault="00BD2646" w:rsidP="00BD2646">
      <w:pPr>
        <w:pBdr>
          <w:top w:val="nil"/>
          <w:left w:val="nil"/>
          <w:bottom w:val="nil"/>
          <w:right w:val="nil"/>
          <w:between w:val="nil"/>
        </w:pBdr>
        <w:spacing w:line="252" w:lineRule="auto"/>
        <w:ind w:left="567" w:right="252" w:firstLine="358"/>
        <w:jc w:val="both"/>
        <w:rPr>
          <w:color w:val="000000"/>
          <w:sz w:val="24"/>
          <w:szCs w:val="24"/>
        </w:rPr>
      </w:pPr>
    </w:p>
    <w:p w14:paraId="1E14FBDB" w14:textId="77777777" w:rsidR="00BD2646" w:rsidRDefault="00BD2646" w:rsidP="00BD2646">
      <w:pPr>
        <w:pBdr>
          <w:top w:val="nil"/>
          <w:left w:val="nil"/>
          <w:bottom w:val="nil"/>
          <w:right w:val="nil"/>
          <w:between w:val="nil"/>
        </w:pBdr>
        <w:spacing w:line="252" w:lineRule="auto"/>
        <w:ind w:left="567" w:right="252" w:firstLine="358"/>
        <w:jc w:val="center"/>
        <w:rPr>
          <w:color w:val="000000"/>
          <w:sz w:val="24"/>
          <w:szCs w:val="24"/>
        </w:rPr>
      </w:pPr>
      <w:r>
        <w:rPr>
          <w:color w:val="000000"/>
          <w:sz w:val="24"/>
          <w:szCs w:val="24"/>
        </w:rPr>
        <w:t>Table 1.3: Scrum methodology and its adoption in the project</w:t>
      </w:r>
    </w:p>
    <w:p w14:paraId="260EC45F" w14:textId="77777777" w:rsidR="00BD2646" w:rsidRDefault="00BD2646" w:rsidP="00BD2646">
      <w:pPr>
        <w:pBdr>
          <w:top w:val="nil"/>
          <w:left w:val="nil"/>
          <w:bottom w:val="nil"/>
          <w:right w:val="nil"/>
          <w:between w:val="nil"/>
        </w:pBdr>
        <w:spacing w:before="28"/>
        <w:rPr>
          <w:color w:val="000000"/>
          <w:sz w:val="20"/>
          <w:szCs w:val="20"/>
        </w:rPr>
      </w:pPr>
    </w:p>
    <w:tbl>
      <w:tblPr>
        <w:tblStyle w:val="a1"/>
        <w:tblW w:w="8824" w:type="dxa"/>
        <w:tblInd w:w="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2"/>
        <w:gridCol w:w="5682"/>
      </w:tblGrid>
      <w:tr w:rsidR="00BD2646" w14:paraId="2F8513FB" w14:textId="77777777" w:rsidTr="006605CC">
        <w:trPr>
          <w:trHeight w:val="344"/>
        </w:trPr>
        <w:tc>
          <w:tcPr>
            <w:tcW w:w="3142" w:type="dxa"/>
          </w:tcPr>
          <w:p w14:paraId="1F9032C0" w14:textId="77777777" w:rsidR="00BD2646" w:rsidRDefault="00BD2646" w:rsidP="006605CC">
            <w:pPr>
              <w:pBdr>
                <w:top w:val="nil"/>
                <w:left w:val="nil"/>
                <w:bottom w:val="nil"/>
                <w:right w:val="nil"/>
                <w:between w:val="nil"/>
              </w:pBdr>
              <w:spacing w:before="17"/>
              <w:ind w:left="118"/>
              <w:rPr>
                <w:b/>
                <w:bCs/>
                <w:color w:val="000000"/>
                <w:sz w:val="24"/>
                <w:szCs w:val="24"/>
              </w:rPr>
            </w:pPr>
            <w:r>
              <w:rPr>
                <w:b/>
                <w:bCs/>
                <w:color w:val="000000"/>
                <w:sz w:val="24"/>
                <w:szCs w:val="24"/>
              </w:rPr>
              <w:t>Scrum Element</w:t>
            </w:r>
          </w:p>
        </w:tc>
        <w:tc>
          <w:tcPr>
            <w:tcW w:w="5682" w:type="dxa"/>
          </w:tcPr>
          <w:p w14:paraId="79F7B91A" w14:textId="77777777" w:rsidR="00BD2646" w:rsidRDefault="00BD2646" w:rsidP="006605CC">
            <w:pPr>
              <w:pBdr>
                <w:top w:val="nil"/>
                <w:left w:val="nil"/>
                <w:bottom w:val="nil"/>
                <w:right w:val="nil"/>
                <w:between w:val="nil"/>
              </w:pBdr>
              <w:spacing w:before="17"/>
              <w:ind w:left="118"/>
              <w:rPr>
                <w:b/>
                <w:bCs/>
                <w:color w:val="000000"/>
                <w:sz w:val="24"/>
                <w:szCs w:val="24"/>
              </w:rPr>
            </w:pPr>
            <w:r>
              <w:rPr>
                <w:b/>
                <w:bCs/>
                <w:color w:val="000000"/>
                <w:sz w:val="24"/>
                <w:szCs w:val="24"/>
              </w:rPr>
              <w:t>Project Adoption</w:t>
            </w:r>
          </w:p>
        </w:tc>
      </w:tr>
      <w:tr w:rsidR="00BD2646" w14:paraId="366F6294" w14:textId="77777777" w:rsidTr="006605CC">
        <w:trPr>
          <w:trHeight w:val="633"/>
        </w:trPr>
        <w:tc>
          <w:tcPr>
            <w:tcW w:w="3142" w:type="dxa"/>
          </w:tcPr>
          <w:p w14:paraId="1F5C4FA4" w14:textId="77777777" w:rsidR="00BD2646" w:rsidRDefault="00BD2646" w:rsidP="006605CC">
            <w:pPr>
              <w:pBdr>
                <w:top w:val="nil"/>
                <w:left w:val="nil"/>
                <w:bottom w:val="nil"/>
                <w:right w:val="nil"/>
                <w:between w:val="nil"/>
              </w:pBdr>
              <w:spacing w:before="17"/>
              <w:ind w:left="118"/>
              <w:rPr>
                <w:color w:val="000000"/>
                <w:sz w:val="24"/>
                <w:szCs w:val="24"/>
              </w:rPr>
            </w:pPr>
            <w:r>
              <w:rPr>
                <w:color w:val="000000"/>
                <w:sz w:val="24"/>
                <w:szCs w:val="24"/>
              </w:rPr>
              <w:t>Product Backlog</w:t>
            </w:r>
          </w:p>
        </w:tc>
        <w:tc>
          <w:tcPr>
            <w:tcW w:w="5682" w:type="dxa"/>
          </w:tcPr>
          <w:p w14:paraId="3367F6AF" w14:textId="77777777" w:rsidR="00BD2646" w:rsidRDefault="00BD2646" w:rsidP="006605CC">
            <w:pPr>
              <w:pBdr>
                <w:top w:val="nil"/>
                <w:left w:val="nil"/>
                <w:bottom w:val="nil"/>
                <w:right w:val="nil"/>
                <w:between w:val="nil"/>
              </w:pBdr>
              <w:spacing w:before="17" w:line="252" w:lineRule="auto"/>
              <w:ind w:left="118"/>
              <w:rPr>
                <w:color w:val="000000"/>
                <w:sz w:val="24"/>
                <w:szCs w:val="24"/>
              </w:rPr>
            </w:pPr>
            <w:r>
              <w:rPr>
                <w:color w:val="000000"/>
                <w:sz w:val="24"/>
                <w:szCs w:val="24"/>
              </w:rPr>
              <w:t>Maintain a prioritized list of tasks covering training, optimization, and integration activities.</w:t>
            </w:r>
          </w:p>
        </w:tc>
      </w:tr>
      <w:tr w:rsidR="00BD2646" w14:paraId="5C4D3A85" w14:textId="77777777" w:rsidTr="006605CC">
        <w:trPr>
          <w:trHeight w:val="633"/>
        </w:trPr>
        <w:tc>
          <w:tcPr>
            <w:tcW w:w="3142" w:type="dxa"/>
          </w:tcPr>
          <w:p w14:paraId="6A259AC9" w14:textId="77777777" w:rsidR="00BD2646" w:rsidRDefault="00BD2646" w:rsidP="006605CC">
            <w:pPr>
              <w:pBdr>
                <w:top w:val="nil"/>
                <w:left w:val="nil"/>
                <w:bottom w:val="nil"/>
                <w:right w:val="nil"/>
                <w:between w:val="nil"/>
              </w:pBdr>
              <w:spacing w:before="17"/>
              <w:ind w:left="118"/>
              <w:rPr>
                <w:color w:val="000000"/>
                <w:sz w:val="24"/>
                <w:szCs w:val="24"/>
              </w:rPr>
            </w:pPr>
            <w:r>
              <w:rPr>
                <w:color w:val="000000"/>
                <w:sz w:val="24"/>
                <w:szCs w:val="24"/>
              </w:rPr>
              <w:t>Sprint Planning</w:t>
            </w:r>
          </w:p>
        </w:tc>
        <w:tc>
          <w:tcPr>
            <w:tcW w:w="5682" w:type="dxa"/>
          </w:tcPr>
          <w:p w14:paraId="3FAFF4C0" w14:textId="77777777" w:rsidR="00BD2646" w:rsidRDefault="00BD2646" w:rsidP="006605CC">
            <w:pPr>
              <w:pBdr>
                <w:top w:val="nil"/>
                <w:left w:val="nil"/>
                <w:bottom w:val="nil"/>
                <w:right w:val="nil"/>
                <w:between w:val="nil"/>
              </w:pBdr>
              <w:spacing w:before="17" w:line="252" w:lineRule="auto"/>
              <w:ind w:left="112" w:firstLine="5"/>
              <w:rPr>
                <w:color w:val="000000"/>
                <w:sz w:val="24"/>
                <w:szCs w:val="24"/>
              </w:rPr>
            </w:pPr>
            <w:r>
              <w:rPr>
                <w:color w:val="000000"/>
                <w:sz w:val="24"/>
                <w:szCs w:val="24"/>
              </w:rPr>
              <w:t>Select sprint goals and define deliverables that can be validated on the target platform.</w:t>
            </w:r>
          </w:p>
        </w:tc>
      </w:tr>
      <w:tr w:rsidR="00BD2646" w14:paraId="3AE09D04" w14:textId="77777777" w:rsidTr="006605CC">
        <w:trPr>
          <w:trHeight w:val="633"/>
        </w:trPr>
        <w:tc>
          <w:tcPr>
            <w:tcW w:w="3142" w:type="dxa"/>
          </w:tcPr>
          <w:p w14:paraId="19CAF92E" w14:textId="77777777" w:rsidR="00BD2646" w:rsidRDefault="00BD2646" w:rsidP="006605CC">
            <w:pPr>
              <w:pBdr>
                <w:top w:val="nil"/>
                <w:left w:val="nil"/>
                <w:bottom w:val="nil"/>
                <w:right w:val="nil"/>
                <w:between w:val="nil"/>
              </w:pBdr>
              <w:spacing w:before="17"/>
              <w:ind w:left="118"/>
              <w:rPr>
                <w:color w:val="000000"/>
                <w:sz w:val="24"/>
                <w:szCs w:val="24"/>
              </w:rPr>
            </w:pPr>
            <w:r>
              <w:rPr>
                <w:color w:val="000000"/>
                <w:sz w:val="24"/>
                <w:szCs w:val="24"/>
              </w:rPr>
              <w:t>Sprint</w:t>
            </w:r>
          </w:p>
        </w:tc>
        <w:tc>
          <w:tcPr>
            <w:tcW w:w="5682" w:type="dxa"/>
          </w:tcPr>
          <w:p w14:paraId="1AC60CAA" w14:textId="77777777" w:rsidR="00BD2646" w:rsidRDefault="00BD2646" w:rsidP="006605CC">
            <w:pPr>
              <w:pBdr>
                <w:top w:val="nil"/>
                <w:left w:val="nil"/>
                <w:bottom w:val="nil"/>
                <w:right w:val="nil"/>
                <w:between w:val="nil"/>
              </w:pBdr>
              <w:spacing w:before="17" w:line="252" w:lineRule="auto"/>
              <w:ind w:left="118"/>
              <w:rPr>
                <w:color w:val="000000"/>
                <w:sz w:val="24"/>
                <w:szCs w:val="24"/>
              </w:rPr>
            </w:pPr>
            <w:r>
              <w:rPr>
                <w:color w:val="000000"/>
                <w:sz w:val="24"/>
                <w:szCs w:val="24"/>
              </w:rPr>
              <w:t>Implement and integrate incremental improvements, with frequent checks on performance constraints.</w:t>
            </w:r>
          </w:p>
        </w:tc>
      </w:tr>
      <w:tr w:rsidR="00BD2646" w14:paraId="3AED7F4E" w14:textId="77777777" w:rsidTr="006605CC">
        <w:trPr>
          <w:trHeight w:val="633"/>
        </w:trPr>
        <w:tc>
          <w:tcPr>
            <w:tcW w:w="3142" w:type="dxa"/>
          </w:tcPr>
          <w:p w14:paraId="55F47253" w14:textId="77777777" w:rsidR="00BD2646" w:rsidRDefault="00BD2646" w:rsidP="006605CC">
            <w:pPr>
              <w:pBdr>
                <w:top w:val="nil"/>
                <w:left w:val="nil"/>
                <w:bottom w:val="nil"/>
                <w:right w:val="nil"/>
                <w:between w:val="nil"/>
              </w:pBdr>
              <w:spacing w:before="17"/>
              <w:ind w:left="118"/>
              <w:rPr>
                <w:color w:val="000000"/>
                <w:sz w:val="24"/>
                <w:szCs w:val="24"/>
              </w:rPr>
            </w:pPr>
            <w:r>
              <w:rPr>
                <w:color w:val="000000"/>
                <w:sz w:val="24"/>
                <w:szCs w:val="24"/>
              </w:rPr>
              <w:t>Sprint Review</w:t>
            </w:r>
          </w:p>
        </w:tc>
        <w:tc>
          <w:tcPr>
            <w:tcW w:w="5682" w:type="dxa"/>
          </w:tcPr>
          <w:p w14:paraId="1DD2CC1F" w14:textId="77777777" w:rsidR="00BD2646" w:rsidRDefault="00BD2646" w:rsidP="006605CC">
            <w:pPr>
              <w:pBdr>
                <w:top w:val="nil"/>
                <w:left w:val="nil"/>
                <w:bottom w:val="nil"/>
                <w:right w:val="nil"/>
                <w:between w:val="nil"/>
              </w:pBdr>
              <w:spacing w:before="17" w:line="252" w:lineRule="auto"/>
              <w:ind w:left="118"/>
              <w:rPr>
                <w:color w:val="000000"/>
                <w:sz w:val="24"/>
                <w:szCs w:val="24"/>
              </w:rPr>
            </w:pPr>
            <w:r>
              <w:rPr>
                <w:color w:val="000000"/>
                <w:sz w:val="24"/>
                <w:szCs w:val="24"/>
              </w:rPr>
              <w:t>Demonstrate the sprint increment (models, pipelines, or benchmarks) and collect feedback.</w:t>
            </w:r>
          </w:p>
        </w:tc>
      </w:tr>
      <w:tr w:rsidR="00BD2646" w14:paraId="64D357E1" w14:textId="77777777" w:rsidTr="006605CC">
        <w:trPr>
          <w:trHeight w:val="633"/>
        </w:trPr>
        <w:tc>
          <w:tcPr>
            <w:tcW w:w="3142" w:type="dxa"/>
          </w:tcPr>
          <w:p w14:paraId="44399619" w14:textId="77777777" w:rsidR="00BD2646" w:rsidRDefault="00BD2646" w:rsidP="006605CC">
            <w:pPr>
              <w:pBdr>
                <w:top w:val="nil"/>
                <w:left w:val="nil"/>
                <w:bottom w:val="nil"/>
                <w:right w:val="nil"/>
                <w:between w:val="nil"/>
              </w:pBdr>
              <w:spacing w:before="17"/>
              <w:ind w:left="118"/>
              <w:rPr>
                <w:color w:val="000000"/>
                <w:sz w:val="24"/>
                <w:szCs w:val="24"/>
              </w:rPr>
            </w:pPr>
            <w:r>
              <w:rPr>
                <w:color w:val="000000"/>
                <w:sz w:val="24"/>
                <w:szCs w:val="24"/>
              </w:rPr>
              <w:t>Sprint Retrospective</w:t>
            </w:r>
          </w:p>
        </w:tc>
        <w:tc>
          <w:tcPr>
            <w:tcW w:w="5682" w:type="dxa"/>
          </w:tcPr>
          <w:p w14:paraId="704010D9" w14:textId="77777777" w:rsidR="00BD2646" w:rsidRDefault="00BD2646" w:rsidP="006605CC">
            <w:pPr>
              <w:pBdr>
                <w:top w:val="nil"/>
                <w:left w:val="nil"/>
                <w:bottom w:val="nil"/>
                <w:right w:val="nil"/>
                <w:between w:val="nil"/>
              </w:pBdr>
              <w:spacing w:before="17" w:line="252" w:lineRule="auto"/>
              <w:ind w:left="118"/>
              <w:rPr>
                <w:color w:val="000000"/>
                <w:sz w:val="24"/>
                <w:szCs w:val="24"/>
              </w:rPr>
            </w:pPr>
            <w:r>
              <w:rPr>
                <w:color w:val="000000"/>
                <w:sz w:val="24"/>
                <w:szCs w:val="24"/>
              </w:rPr>
              <w:t>Identify process improvements and adapt the next sprint organization accordingly.</w:t>
            </w:r>
          </w:p>
        </w:tc>
      </w:tr>
    </w:tbl>
    <w:p w14:paraId="1ADF471B" w14:textId="77777777" w:rsidR="00BD2646" w:rsidRDefault="00BD2646" w:rsidP="00BD2646">
      <w:pPr>
        <w:pBdr>
          <w:top w:val="nil"/>
          <w:left w:val="nil"/>
          <w:bottom w:val="nil"/>
          <w:right w:val="nil"/>
          <w:between w:val="nil"/>
        </w:pBdr>
        <w:spacing w:before="272" w:line="252" w:lineRule="auto"/>
        <w:ind w:left="561" w:right="282" w:firstLine="364"/>
        <w:jc w:val="both"/>
        <w:rPr>
          <w:color w:val="000000"/>
          <w:sz w:val="24"/>
          <w:szCs w:val="24"/>
        </w:rPr>
      </w:pPr>
      <w:r>
        <w:rPr>
          <w:color w:val="000000"/>
          <w:sz w:val="24"/>
          <w:szCs w:val="24"/>
        </w:rPr>
        <w:t xml:space="preserve">For project tracking and collaboration, </w:t>
      </w:r>
      <w:r>
        <w:rPr>
          <w:b/>
          <w:bCs/>
          <w:color w:val="000000"/>
          <w:sz w:val="24"/>
          <w:szCs w:val="24"/>
        </w:rPr>
        <w:t xml:space="preserve">GitHub </w:t>
      </w:r>
      <w:r>
        <w:rPr>
          <w:color w:val="000000"/>
          <w:sz w:val="24"/>
          <w:szCs w:val="24"/>
        </w:rPr>
        <w:t>is used as the central platform. It supports version control, task tracking through issues, and coordination of development activities throughout the project lifecycle.</w:t>
      </w:r>
    </w:p>
    <w:p w14:paraId="02B78DA9" w14:textId="77777777" w:rsidR="00BD2646" w:rsidRDefault="00BD2646" w:rsidP="00BD2646">
      <w:pPr>
        <w:pBdr>
          <w:top w:val="nil"/>
          <w:left w:val="nil"/>
          <w:bottom w:val="nil"/>
          <w:right w:val="nil"/>
          <w:between w:val="nil"/>
        </w:pBdr>
        <w:spacing w:before="151"/>
        <w:rPr>
          <w:color w:val="000000"/>
          <w:sz w:val="24"/>
          <w:szCs w:val="24"/>
        </w:rPr>
      </w:pPr>
    </w:p>
    <w:p w14:paraId="56C23E5F" w14:textId="77777777" w:rsidR="00BD2646" w:rsidRDefault="00BD2646" w:rsidP="00BD2646">
      <w:pPr>
        <w:pStyle w:val="Heading1"/>
        <w:numPr>
          <w:ilvl w:val="1"/>
          <w:numId w:val="13"/>
        </w:numPr>
        <w:tabs>
          <w:tab w:val="left" w:pos="1341"/>
        </w:tabs>
        <w:ind w:left="1341" w:hanging="774"/>
      </w:pPr>
      <w:r>
        <w:t>Conclusion</w:t>
      </w:r>
    </w:p>
    <w:p w14:paraId="459EA554" w14:textId="30E384CC" w:rsidR="00000000" w:rsidRDefault="00BD2646">
      <w:pPr>
        <w:pBdr>
          <w:top w:val="nil"/>
          <w:left w:val="nil"/>
          <w:bottom w:val="nil"/>
          <w:right w:val="nil"/>
          <w:between w:val="nil"/>
        </w:pBdr>
        <w:spacing w:before="238" w:line="252" w:lineRule="auto"/>
        <w:ind w:left="567" w:right="281" w:hanging="7"/>
        <w:jc w:val="both"/>
        <w:rPr>
          <w:color w:val="000000"/>
          <w:sz w:val="24"/>
          <w:szCs w:val="24"/>
        </w:rPr>
        <w:sectPr w:rsidR="00000000">
          <w:pgSz w:w="11910" w:h="16840"/>
          <w:pgMar w:top="1260" w:right="1133" w:bottom="1020" w:left="850" w:header="0" w:footer="833" w:gutter="0"/>
          <w:cols w:space="720"/>
        </w:sectPr>
        <w:pPrChange w:id="73" w:author="NADA Haj messaoud" w:date="2026-02-15T14:22:00Z">
          <w:pPr>
            <w:pBdr>
              <w:top w:val="nil"/>
              <w:left w:val="nil"/>
              <w:bottom w:val="nil"/>
              <w:right w:val="nil"/>
              <w:between w:val="nil"/>
            </w:pBdr>
            <w:spacing w:before="17" w:line="252" w:lineRule="auto"/>
            <w:ind w:left="118"/>
          </w:pPr>
        </w:pPrChange>
      </w:pPr>
      <w:r>
        <w:rPr>
          <w:color w:val="000000"/>
          <w:sz w:val="24"/>
          <w:szCs w:val="24"/>
        </w:rPr>
        <w:t xml:space="preserve">This chapter presented the hosting organization and the context of the EYES solution, then defined the project scope, problem statement, objectives, and the adopted project management approach. The next chapter will introduce the technical background required for this work, including computer vision modeling, ONNX export, and deployment-oriented optimization for NPU-based </w:t>
      </w:r>
      <w:proofErr w:type="spellStart"/>
      <w:r>
        <w:rPr>
          <w:color w:val="000000"/>
          <w:sz w:val="24"/>
          <w:szCs w:val="24"/>
        </w:rPr>
        <w:t>inferen</w:t>
      </w:r>
      <w:proofErr w:type="spellEnd"/>
      <w:del w:id="74" w:author="fathallahmohamedyoussef" w:date="2026-02-18T15:55:00Z" w16du:dateUtc="2026-02-18T14:55:00Z">
        <w:r w:rsidDel="00637E3D">
          <w:rPr>
            <w:color w:val="000000"/>
            <w:sz w:val="24"/>
            <w:szCs w:val="24"/>
          </w:rPr>
          <w:delText>ce</w:delText>
        </w:r>
        <w:r w:rsidDel="00637E3D">
          <w:rPr>
            <w:sz w:val="24"/>
            <w:szCs w:val="24"/>
          </w:rPr>
          <w:tab/>
        </w:r>
      </w:del>
    </w:p>
    <w:p w14:paraId="41DD4E4C" w14:textId="6CAAD2DB" w:rsidR="00D32AC6" w:rsidRDefault="00D32AC6">
      <w:pPr>
        <w:pBdr>
          <w:top w:val="nil"/>
          <w:left w:val="nil"/>
          <w:bottom w:val="nil"/>
          <w:right w:val="nil"/>
          <w:between w:val="nil"/>
        </w:pBdr>
        <w:spacing w:line="252" w:lineRule="auto"/>
        <w:ind w:right="282"/>
        <w:jc w:val="both"/>
        <w:rPr>
          <w:color w:val="000000"/>
          <w:sz w:val="24"/>
          <w:szCs w:val="24"/>
        </w:rPr>
        <w:pPrChange w:id="75" w:author="NADA Haj messaoud" w:date="2026-02-15T14:23:00Z">
          <w:pPr>
            <w:pBdr>
              <w:top w:val="nil"/>
              <w:left w:val="nil"/>
              <w:bottom w:val="nil"/>
              <w:right w:val="nil"/>
              <w:between w:val="nil"/>
            </w:pBdr>
            <w:spacing w:before="238" w:line="252" w:lineRule="auto"/>
            <w:ind w:left="567" w:right="281" w:hanging="7"/>
            <w:jc w:val="both"/>
          </w:pPr>
        </w:pPrChange>
      </w:pPr>
      <w:bookmarkStart w:id="76" w:name="7vhbnrw82crh" w:colFirst="0" w:colLast="0"/>
      <w:bookmarkStart w:id="77" w:name="_2rzxf7wg8t9" w:colFirst="0" w:colLast="0"/>
      <w:bookmarkStart w:id="78" w:name="_poht48bsqe7i" w:colFirst="0" w:colLast="0"/>
      <w:bookmarkStart w:id="79" w:name="e9dr0iorgu7d" w:colFirst="0" w:colLast="0"/>
      <w:bookmarkStart w:id="80" w:name="_38br0e0wkny" w:colFirst="0" w:colLast="0"/>
      <w:bookmarkStart w:id="81" w:name="kmuhmhl5a0lb" w:colFirst="0" w:colLast="0"/>
      <w:bookmarkStart w:id="82" w:name="_t7o1kme3vigj" w:colFirst="0" w:colLast="0"/>
      <w:bookmarkStart w:id="83" w:name="fwjwpd3ppgkc" w:colFirst="0" w:colLast="0"/>
      <w:bookmarkStart w:id="84" w:name="_gf6wcfqtlxmn" w:colFirst="0" w:colLast="0"/>
      <w:bookmarkStart w:id="85" w:name="rh9ads5no6cu" w:colFirst="0" w:colLast="0"/>
      <w:bookmarkStart w:id="86" w:name="_2875d4fawa56" w:colFirst="0" w:colLast="0"/>
      <w:bookmarkStart w:id="87" w:name="_d309xxcy2uq9" w:colFirst="0" w:colLast="0"/>
      <w:bookmarkStart w:id="88" w:name="_tfgk0yhdt1dr" w:colFirst="0" w:colLast="0"/>
      <w:bookmarkStart w:id="89" w:name="p08s51bih3af" w:colFirst="0" w:colLast="0"/>
      <w:bookmarkStart w:id="90" w:name="_srbzb8zhnuxb" w:colFirst="0" w:colLast="0"/>
      <w:bookmarkStart w:id="91" w:name="ywoal9xfrt1e" w:colFirst="0" w:colLast="0"/>
      <w:bookmarkStart w:id="92" w:name="_8reybda8qam8" w:colFirst="0" w:colLast="0"/>
      <w:bookmarkStart w:id="93" w:name="_yz4qd310pv3p" w:colFirst="0" w:colLast="0"/>
      <w:bookmarkStart w:id="94" w:name="5b5yk9cc9mp3" w:colFirst="0" w:colLast="0"/>
      <w:bookmarkStart w:id="95" w:name="_addwadh38j84" w:colFirst="0" w:colLast="0"/>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sectPr w:rsidR="00D32AC6" w:rsidSect="00B236A6">
      <w:pgSz w:w="11910" w:h="16840"/>
      <w:pgMar w:top="1920" w:right="1133" w:bottom="1020" w:left="850" w:header="0" w:footer="833" w:gutter="0"/>
      <w:pgNumType w:start="1"/>
      <w:cols w:space="720"/>
      <w:sectPrChange w:id="96" w:author="NADA Haj messaoud" w:date="2026-02-15T14:23:00Z">
        <w:sectPr w:rsidR="00D32AC6" w:rsidSect="00B236A6">
          <w:pgMar w:top="1340" w:right="1133" w:bottom="1020" w:left="850" w:header="0" w:footer="833"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F431" w14:textId="77777777" w:rsidR="004B71D6" w:rsidRDefault="004B71D6">
      <w:r>
        <w:separator/>
      </w:r>
    </w:p>
  </w:endnote>
  <w:endnote w:type="continuationSeparator" w:id="0">
    <w:p w14:paraId="5536ED90" w14:textId="77777777" w:rsidR="004B71D6" w:rsidRDefault="004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23342C7-F4A4-4F9F-9441-77DD1403996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045080F-624E-44CD-9AF7-2B30DF6ABAE9}"/>
  </w:font>
  <w:font w:name="Cambria">
    <w:panose1 w:val="02040503050406030204"/>
    <w:charset w:val="00"/>
    <w:family w:val="roman"/>
    <w:pitch w:val="variable"/>
    <w:sig w:usb0="E00006FF" w:usb1="420024FF" w:usb2="02000000" w:usb3="00000000" w:csb0="0000019F" w:csb1="00000000"/>
    <w:embedRegular r:id="rId3" w:fontKey="{78CB4ABB-88D7-4FEF-90AE-B8E2540BAD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9162" w14:textId="77777777" w:rsidR="004B71D6" w:rsidRDefault="004B71D6">
      <w:r>
        <w:separator/>
      </w:r>
    </w:p>
  </w:footnote>
  <w:footnote w:type="continuationSeparator" w:id="0">
    <w:p w14:paraId="7508BC23" w14:textId="77777777" w:rsidR="004B71D6" w:rsidRDefault="004B7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5EEF"/>
    <w:multiLevelType w:val="multilevel"/>
    <w:tmpl w:val="80BC0F12"/>
    <w:lvl w:ilvl="0">
      <w:start w:val="1"/>
      <w:numFmt w:val="decimal"/>
      <w:lvlText w:val="%1"/>
      <w:lvlJc w:val="left"/>
      <w:pPr>
        <w:ind w:left="1475" w:hanging="550"/>
      </w:pPr>
    </w:lvl>
    <w:lvl w:ilvl="1">
      <w:start w:val="1"/>
      <w:numFmt w:val="decimal"/>
      <w:lvlText w:val="%1.%2"/>
      <w:lvlJc w:val="left"/>
      <w:pPr>
        <w:ind w:left="1475" w:hanging="550"/>
      </w:pPr>
      <w:rPr>
        <w:rFonts w:ascii="Times New Roman" w:eastAsia="Times New Roman" w:hAnsi="Times New Roman" w:cs="Times New Roman"/>
        <w:b w:val="0"/>
        <w:bCs w:val="0"/>
        <w:i w:val="0"/>
        <w:iCs w:val="0"/>
        <w:sz w:val="24"/>
        <w:szCs w:val="24"/>
      </w:rPr>
    </w:lvl>
    <w:lvl w:ilvl="2">
      <w:numFmt w:val="bullet"/>
      <w:lvlText w:val="•"/>
      <w:lvlJc w:val="left"/>
      <w:pPr>
        <w:ind w:left="3168" w:hanging="550"/>
      </w:pPr>
    </w:lvl>
    <w:lvl w:ilvl="3">
      <w:numFmt w:val="bullet"/>
      <w:lvlText w:val="•"/>
      <w:lvlJc w:val="left"/>
      <w:pPr>
        <w:ind w:left="4012" w:hanging="550"/>
      </w:pPr>
    </w:lvl>
    <w:lvl w:ilvl="4">
      <w:numFmt w:val="bullet"/>
      <w:lvlText w:val="•"/>
      <w:lvlJc w:val="left"/>
      <w:pPr>
        <w:ind w:left="4857" w:hanging="550"/>
      </w:pPr>
    </w:lvl>
    <w:lvl w:ilvl="5">
      <w:numFmt w:val="bullet"/>
      <w:lvlText w:val="•"/>
      <w:lvlJc w:val="left"/>
      <w:pPr>
        <w:ind w:left="5701" w:hanging="550"/>
      </w:pPr>
    </w:lvl>
    <w:lvl w:ilvl="6">
      <w:numFmt w:val="bullet"/>
      <w:lvlText w:val="•"/>
      <w:lvlJc w:val="left"/>
      <w:pPr>
        <w:ind w:left="6545" w:hanging="550"/>
      </w:pPr>
    </w:lvl>
    <w:lvl w:ilvl="7">
      <w:numFmt w:val="bullet"/>
      <w:lvlText w:val="•"/>
      <w:lvlJc w:val="left"/>
      <w:pPr>
        <w:ind w:left="7389" w:hanging="550"/>
      </w:pPr>
    </w:lvl>
    <w:lvl w:ilvl="8">
      <w:numFmt w:val="bullet"/>
      <w:lvlText w:val="•"/>
      <w:lvlJc w:val="left"/>
      <w:pPr>
        <w:ind w:left="8234" w:hanging="550"/>
      </w:pPr>
    </w:lvl>
  </w:abstractNum>
  <w:abstractNum w:abstractNumId="1" w15:restartNumberingAfterBreak="0">
    <w:nsid w:val="280F77C9"/>
    <w:multiLevelType w:val="multilevel"/>
    <w:tmpl w:val="553E885E"/>
    <w:lvl w:ilvl="0">
      <w:numFmt w:val="bullet"/>
      <w:lvlText w:val="•"/>
      <w:lvlJc w:val="left"/>
      <w:pPr>
        <w:ind w:left="708" w:hanging="193"/>
      </w:pPr>
      <w:rPr>
        <w:rFonts w:ascii="Times New Roman" w:eastAsia="Times New Roman" w:hAnsi="Times New Roman" w:cs="Times New Roman"/>
        <w:b w:val="0"/>
        <w:bCs w:val="0"/>
        <w:i w:val="0"/>
        <w:iCs w:val="0"/>
        <w:sz w:val="24"/>
        <w:szCs w:val="24"/>
      </w:rPr>
    </w:lvl>
    <w:lvl w:ilvl="1">
      <w:numFmt w:val="bullet"/>
      <w:lvlText w:val="•"/>
      <w:lvlJc w:val="left"/>
      <w:pPr>
        <w:ind w:left="1324" w:hanging="193"/>
      </w:pPr>
    </w:lvl>
    <w:lvl w:ilvl="2">
      <w:numFmt w:val="bullet"/>
      <w:lvlText w:val="•"/>
      <w:lvlJc w:val="left"/>
      <w:pPr>
        <w:ind w:left="1948" w:hanging="193"/>
      </w:pPr>
    </w:lvl>
    <w:lvl w:ilvl="3">
      <w:numFmt w:val="bullet"/>
      <w:lvlText w:val="•"/>
      <w:lvlJc w:val="left"/>
      <w:pPr>
        <w:ind w:left="2572" w:hanging="193"/>
      </w:pPr>
    </w:lvl>
    <w:lvl w:ilvl="4">
      <w:numFmt w:val="bullet"/>
      <w:lvlText w:val="•"/>
      <w:lvlJc w:val="left"/>
      <w:pPr>
        <w:ind w:left="3196" w:hanging="193"/>
      </w:pPr>
    </w:lvl>
    <w:lvl w:ilvl="5">
      <w:numFmt w:val="bullet"/>
      <w:lvlText w:val="•"/>
      <w:lvlJc w:val="left"/>
      <w:pPr>
        <w:ind w:left="3821" w:hanging="193"/>
      </w:pPr>
    </w:lvl>
    <w:lvl w:ilvl="6">
      <w:numFmt w:val="bullet"/>
      <w:lvlText w:val="•"/>
      <w:lvlJc w:val="left"/>
      <w:pPr>
        <w:ind w:left="4445" w:hanging="193"/>
      </w:pPr>
    </w:lvl>
    <w:lvl w:ilvl="7">
      <w:numFmt w:val="bullet"/>
      <w:lvlText w:val="•"/>
      <w:lvlJc w:val="left"/>
      <w:pPr>
        <w:ind w:left="5069" w:hanging="193"/>
      </w:pPr>
    </w:lvl>
    <w:lvl w:ilvl="8">
      <w:numFmt w:val="bullet"/>
      <w:lvlText w:val="•"/>
      <w:lvlJc w:val="left"/>
      <w:pPr>
        <w:ind w:left="5693" w:hanging="193"/>
      </w:pPr>
    </w:lvl>
  </w:abstractNum>
  <w:abstractNum w:abstractNumId="2" w15:restartNumberingAfterBreak="0">
    <w:nsid w:val="3125244A"/>
    <w:multiLevelType w:val="multilevel"/>
    <w:tmpl w:val="ED80FCCA"/>
    <w:lvl w:ilvl="0">
      <w:start w:val="1"/>
      <w:numFmt w:val="decimal"/>
      <w:lvlText w:val="%1"/>
      <w:lvlJc w:val="left"/>
      <w:pPr>
        <w:ind w:left="925" w:hanging="359"/>
      </w:pPr>
      <w:rPr>
        <w:rFonts w:ascii="Times New Roman" w:eastAsia="Times New Roman" w:hAnsi="Times New Roman" w:cs="Times New Roman"/>
        <w:b/>
        <w:bCs/>
        <w:i w:val="0"/>
        <w:iCs w:val="0"/>
        <w:sz w:val="24"/>
        <w:szCs w:val="24"/>
      </w:rPr>
    </w:lvl>
    <w:lvl w:ilvl="1">
      <w:start w:val="1"/>
      <w:numFmt w:val="decimal"/>
      <w:lvlText w:val="%1.%2"/>
      <w:lvlJc w:val="left"/>
      <w:pPr>
        <w:ind w:left="1475" w:hanging="550"/>
      </w:pPr>
      <w:rPr>
        <w:rFonts w:ascii="Times New Roman" w:eastAsia="Times New Roman" w:hAnsi="Times New Roman" w:cs="Times New Roman"/>
        <w:b w:val="0"/>
        <w:bCs w:val="0"/>
        <w:i w:val="0"/>
        <w:iCs w:val="0"/>
        <w:sz w:val="24"/>
        <w:szCs w:val="24"/>
      </w:rPr>
    </w:lvl>
    <w:lvl w:ilvl="2">
      <w:start w:val="1"/>
      <w:numFmt w:val="decimal"/>
      <w:lvlText w:val="%1.%2.%3"/>
      <w:lvlJc w:val="left"/>
      <w:pPr>
        <w:ind w:left="2240" w:hanging="765"/>
      </w:pPr>
      <w:rPr>
        <w:rFonts w:ascii="Times New Roman" w:eastAsia="Times New Roman" w:hAnsi="Times New Roman" w:cs="Times New Roman"/>
        <w:b w:val="0"/>
        <w:bCs w:val="0"/>
        <w:i w:val="0"/>
        <w:iCs w:val="0"/>
        <w:sz w:val="24"/>
        <w:szCs w:val="24"/>
      </w:rPr>
    </w:lvl>
    <w:lvl w:ilvl="3">
      <w:numFmt w:val="bullet"/>
      <w:lvlText w:val="•"/>
      <w:lvlJc w:val="left"/>
      <w:pPr>
        <w:ind w:left="3200" w:hanging="765"/>
      </w:pPr>
    </w:lvl>
    <w:lvl w:ilvl="4">
      <w:numFmt w:val="bullet"/>
      <w:lvlText w:val="•"/>
      <w:lvlJc w:val="left"/>
      <w:pPr>
        <w:ind w:left="4160" w:hanging="765"/>
      </w:pPr>
    </w:lvl>
    <w:lvl w:ilvl="5">
      <w:numFmt w:val="bullet"/>
      <w:lvlText w:val="•"/>
      <w:lvlJc w:val="left"/>
      <w:pPr>
        <w:ind w:left="5120" w:hanging="765"/>
      </w:pPr>
    </w:lvl>
    <w:lvl w:ilvl="6">
      <w:numFmt w:val="bullet"/>
      <w:lvlText w:val="•"/>
      <w:lvlJc w:val="left"/>
      <w:pPr>
        <w:ind w:left="6081" w:hanging="765"/>
      </w:pPr>
    </w:lvl>
    <w:lvl w:ilvl="7">
      <w:numFmt w:val="bullet"/>
      <w:lvlText w:val="•"/>
      <w:lvlJc w:val="left"/>
      <w:pPr>
        <w:ind w:left="7041" w:hanging="765"/>
      </w:pPr>
    </w:lvl>
    <w:lvl w:ilvl="8">
      <w:numFmt w:val="bullet"/>
      <w:lvlText w:val="•"/>
      <w:lvlJc w:val="left"/>
      <w:pPr>
        <w:ind w:left="8001" w:hanging="765"/>
      </w:pPr>
    </w:lvl>
  </w:abstractNum>
  <w:abstractNum w:abstractNumId="3" w15:restartNumberingAfterBreak="0">
    <w:nsid w:val="39C620C2"/>
    <w:multiLevelType w:val="multilevel"/>
    <w:tmpl w:val="CDE094C2"/>
    <w:lvl w:ilvl="0">
      <w:start w:val="1"/>
      <w:numFmt w:val="decimal"/>
      <w:lvlText w:val="%1"/>
      <w:lvlJc w:val="left"/>
      <w:pPr>
        <w:ind w:left="1475" w:hanging="550"/>
      </w:pPr>
    </w:lvl>
    <w:lvl w:ilvl="1">
      <w:start w:val="1"/>
      <w:numFmt w:val="decimal"/>
      <w:lvlText w:val="%1.%2"/>
      <w:lvlJc w:val="left"/>
      <w:pPr>
        <w:ind w:left="1475" w:hanging="550"/>
      </w:pPr>
      <w:rPr>
        <w:rFonts w:ascii="Times New Roman" w:eastAsia="Times New Roman" w:hAnsi="Times New Roman" w:cs="Times New Roman"/>
        <w:b w:val="0"/>
        <w:bCs w:val="0"/>
        <w:i w:val="0"/>
        <w:iCs w:val="0"/>
        <w:sz w:val="24"/>
        <w:szCs w:val="24"/>
      </w:rPr>
    </w:lvl>
    <w:lvl w:ilvl="2">
      <w:numFmt w:val="bullet"/>
      <w:lvlText w:val="•"/>
      <w:lvlJc w:val="left"/>
      <w:pPr>
        <w:ind w:left="3168" w:hanging="550"/>
      </w:pPr>
    </w:lvl>
    <w:lvl w:ilvl="3">
      <w:numFmt w:val="bullet"/>
      <w:lvlText w:val="•"/>
      <w:lvlJc w:val="left"/>
      <w:pPr>
        <w:ind w:left="4012" w:hanging="550"/>
      </w:pPr>
    </w:lvl>
    <w:lvl w:ilvl="4">
      <w:numFmt w:val="bullet"/>
      <w:lvlText w:val="•"/>
      <w:lvlJc w:val="left"/>
      <w:pPr>
        <w:ind w:left="4857" w:hanging="550"/>
      </w:pPr>
    </w:lvl>
    <w:lvl w:ilvl="5">
      <w:numFmt w:val="bullet"/>
      <w:lvlText w:val="•"/>
      <w:lvlJc w:val="left"/>
      <w:pPr>
        <w:ind w:left="5701" w:hanging="550"/>
      </w:pPr>
    </w:lvl>
    <w:lvl w:ilvl="6">
      <w:numFmt w:val="bullet"/>
      <w:lvlText w:val="•"/>
      <w:lvlJc w:val="left"/>
      <w:pPr>
        <w:ind w:left="6545" w:hanging="550"/>
      </w:pPr>
    </w:lvl>
    <w:lvl w:ilvl="7">
      <w:numFmt w:val="bullet"/>
      <w:lvlText w:val="•"/>
      <w:lvlJc w:val="left"/>
      <w:pPr>
        <w:ind w:left="7389" w:hanging="550"/>
      </w:pPr>
    </w:lvl>
    <w:lvl w:ilvl="8">
      <w:numFmt w:val="bullet"/>
      <w:lvlText w:val="•"/>
      <w:lvlJc w:val="left"/>
      <w:pPr>
        <w:ind w:left="8234" w:hanging="550"/>
      </w:pPr>
    </w:lvl>
  </w:abstractNum>
  <w:abstractNum w:abstractNumId="4" w15:restartNumberingAfterBreak="0">
    <w:nsid w:val="3E3413FD"/>
    <w:multiLevelType w:val="multilevel"/>
    <w:tmpl w:val="E8E2E860"/>
    <w:lvl w:ilvl="0">
      <w:numFmt w:val="bullet"/>
      <w:lvlText w:val="•"/>
      <w:lvlJc w:val="left"/>
      <w:pPr>
        <w:ind w:left="716" w:hanging="204"/>
      </w:pPr>
      <w:rPr>
        <w:rFonts w:ascii="Times New Roman" w:eastAsia="Times New Roman" w:hAnsi="Times New Roman" w:cs="Times New Roman"/>
        <w:b w:val="0"/>
        <w:bCs w:val="0"/>
        <w:i w:val="0"/>
        <w:iCs w:val="0"/>
        <w:sz w:val="24"/>
        <w:szCs w:val="24"/>
      </w:rPr>
    </w:lvl>
    <w:lvl w:ilvl="1">
      <w:numFmt w:val="bullet"/>
      <w:lvlText w:val="•"/>
      <w:lvlJc w:val="left"/>
      <w:pPr>
        <w:ind w:left="1342" w:hanging="204"/>
      </w:pPr>
    </w:lvl>
    <w:lvl w:ilvl="2">
      <w:numFmt w:val="bullet"/>
      <w:lvlText w:val="•"/>
      <w:lvlJc w:val="left"/>
      <w:pPr>
        <w:ind w:left="1964" w:hanging="204"/>
      </w:pPr>
    </w:lvl>
    <w:lvl w:ilvl="3">
      <w:numFmt w:val="bullet"/>
      <w:lvlText w:val="•"/>
      <w:lvlJc w:val="left"/>
      <w:pPr>
        <w:ind w:left="2586" w:hanging="204"/>
      </w:pPr>
    </w:lvl>
    <w:lvl w:ilvl="4">
      <w:numFmt w:val="bullet"/>
      <w:lvlText w:val="•"/>
      <w:lvlJc w:val="left"/>
      <w:pPr>
        <w:ind w:left="3208" w:hanging="203"/>
      </w:pPr>
    </w:lvl>
    <w:lvl w:ilvl="5">
      <w:numFmt w:val="bullet"/>
      <w:lvlText w:val="•"/>
      <w:lvlJc w:val="left"/>
      <w:pPr>
        <w:ind w:left="3831" w:hanging="203"/>
      </w:pPr>
    </w:lvl>
    <w:lvl w:ilvl="6">
      <w:numFmt w:val="bullet"/>
      <w:lvlText w:val="•"/>
      <w:lvlJc w:val="left"/>
      <w:pPr>
        <w:ind w:left="4453" w:hanging="204"/>
      </w:pPr>
    </w:lvl>
    <w:lvl w:ilvl="7">
      <w:numFmt w:val="bullet"/>
      <w:lvlText w:val="•"/>
      <w:lvlJc w:val="left"/>
      <w:pPr>
        <w:ind w:left="5075" w:hanging="204"/>
      </w:pPr>
    </w:lvl>
    <w:lvl w:ilvl="8">
      <w:numFmt w:val="bullet"/>
      <w:lvlText w:val="•"/>
      <w:lvlJc w:val="left"/>
      <w:pPr>
        <w:ind w:left="5697" w:hanging="203"/>
      </w:pPr>
    </w:lvl>
  </w:abstractNum>
  <w:abstractNum w:abstractNumId="5" w15:restartNumberingAfterBreak="0">
    <w:nsid w:val="4CC61963"/>
    <w:multiLevelType w:val="multilevel"/>
    <w:tmpl w:val="28709EA6"/>
    <w:lvl w:ilvl="0">
      <w:numFmt w:val="bullet"/>
      <w:lvlText w:val="•"/>
      <w:lvlJc w:val="left"/>
      <w:pPr>
        <w:ind w:left="716" w:hanging="196"/>
      </w:pPr>
      <w:rPr>
        <w:rFonts w:ascii="Times New Roman" w:eastAsia="Times New Roman" w:hAnsi="Times New Roman" w:cs="Times New Roman"/>
        <w:b w:val="0"/>
        <w:bCs w:val="0"/>
        <w:i w:val="0"/>
        <w:iCs w:val="0"/>
        <w:sz w:val="24"/>
        <w:szCs w:val="24"/>
      </w:rPr>
    </w:lvl>
    <w:lvl w:ilvl="1">
      <w:numFmt w:val="bullet"/>
      <w:lvlText w:val="•"/>
      <w:lvlJc w:val="left"/>
      <w:pPr>
        <w:ind w:left="1342" w:hanging="196"/>
      </w:pPr>
    </w:lvl>
    <w:lvl w:ilvl="2">
      <w:numFmt w:val="bullet"/>
      <w:lvlText w:val="•"/>
      <w:lvlJc w:val="left"/>
      <w:pPr>
        <w:ind w:left="1964" w:hanging="196"/>
      </w:pPr>
    </w:lvl>
    <w:lvl w:ilvl="3">
      <w:numFmt w:val="bullet"/>
      <w:lvlText w:val="•"/>
      <w:lvlJc w:val="left"/>
      <w:pPr>
        <w:ind w:left="2586" w:hanging="195"/>
      </w:pPr>
    </w:lvl>
    <w:lvl w:ilvl="4">
      <w:numFmt w:val="bullet"/>
      <w:lvlText w:val="•"/>
      <w:lvlJc w:val="left"/>
      <w:pPr>
        <w:ind w:left="3208" w:hanging="196"/>
      </w:pPr>
    </w:lvl>
    <w:lvl w:ilvl="5">
      <w:numFmt w:val="bullet"/>
      <w:lvlText w:val="•"/>
      <w:lvlJc w:val="left"/>
      <w:pPr>
        <w:ind w:left="3831" w:hanging="196"/>
      </w:pPr>
    </w:lvl>
    <w:lvl w:ilvl="6">
      <w:numFmt w:val="bullet"/>
      <w:lvlText w:val="•"/>
      <w:lvlJc w:val="left"/>
      <w:pPr>
        <w:ind w:left="4453" w:hanging="196"/>
      </w:pPr>
    </w:lvl>
    <w:lvl w:ilvl="7">
      <w:numFmt w:val="bullet"/>
      <w:lvlText w:val="•"/>
      <w:lvlJc w:val="left"/>
      <w:pPr>
        <w:ind w:left="5075" w:hanging="196"/>
      </w:pPr>
    </w:lvl>
    <w:lvl w:ilvl="8">
      <w:numFmt w:val="bullet"/>
      <w:lvlText w:val="•"/>
      <w:lvlJc w:val="left"/>
      <w:pPr>
        <w:ind w:left="5697" w:hanging="196"/>
      </w:pPr>
    </w:lvl>
  </w:abstractNum>
  <w:abstractNum w:abstractNumId="6" w15:restartNumberingAfterBreak="0">
    <w:nsid w:val="4F302908"/>
    <w:multiLevelType w:val="hybridMultilevel"/>
    <w:tmpl w:val="331AF07A"/>
    <w:lvl w:ilvl="0" w:tplc="7C761932">
      <w:start w:val="1"/>
      <w:numFmt w:val="decimal"/>
      <w:lvlText w:val="%1."/>
      <w:lvlJc w:val="left"/>
      <w:pPr>
        <w:ind w:left="1701" w:hanging="360"/>
      </w:pPr>
      <w:rPr>
        <w:rFonts w:hint="default"/>
        <w:sz w:val="32"/>
        <w:szCs w:val="32"/>
      </w:rPr>
    </w:lvl>
    <w:lvl w:ilvl="1" w:tplc="040C0019">
      <w:start w:val="1"/>
      <w:numFmt w:val="lowerLetter"/>
      <w:lvlText w:val="%2."/>
      <w:lvlJc w:val="left"/>
      <w:pPr>
        <w:ind w:left="2421" w:hanging="360"/>
      </w:pPr>
    </w:lvl>
    <w:lvl w:ilvl="2" w:tplc="040C001B">
      <w:start w:val="1"/>
      <w:numFmt w:val="lowerRoman"/>
      <w:lvlText w:val="%3."/>
      <w:lvlJc w:val="right"/>
      <w:pPr>
        <w:ind w:left="3141" w:hanging="180"/>
      </w:pPr>
    </w:lvl>
    <w:lvl w:ilvl="3" w:tplc="040C000F">
      <w:start w:val="1"/>
      <w:numFmt w:val="decimal"/>
      <w:lvlText w:val="%4."/>
      <w:lvlJc w:val="left"/>
      <w:pPr>
        <w:ind w:left="2204" w:hanging="360"/>
      </w:pPr>
    </w:lvl>
    <w:lvl w:ilvl="4" w:tplc="040C0019" w:tentative="1">
      <w:start w:val="1"/>
      <w:numFmt w:val="lowerLetter"/>
      <w:lvlText w:val="%5."/>
      <w:lvlJc w:val="left"/>
      <w:pPr>
        <w:ind w:left="4581" w:hanging="360"/>
      </w:pPr>
    </w:lvl>
    <w:lvl w:ilvl="5" w:tplc="040C001B" w:tentative="1">
      <w:start w:val="1"/>
      <w:numFmt w:val="lowerRoman"/>
      <w:lvlText w:val="%6."/>
      <w:lvlJc w:val="right"/>
      <w:pPr>
        <w:ind w:left="5301" w:hanging="180"/>
      </w:pPr>
    </w:lvl>
    <w:lvl w:ilvl="6" w:tplc="040C000F" w:tentative="1">
      <w:start w:val="1"/>
      <w:numFmt w:val="decimal"/>
      <w:lvlText w:val="%7."/>
      <w:lvlJc w:val="left"/>
      <w:pPr>
        <w:ind w:left="6021" w:hanging="360"/>
      </w:pPr>
    </w:lvl>
    <w:lvl w:ilvl="7" w:tplc="040C0019" w:tentative="1">
      <w:start w:val="1"/>
      <w:numFmt w:val="lowerLetter"/>
      <w:lvlText w:val="%8."/>
      <w:lvlJc w:val="left"/>
      <w:pPr>
        <w:ind w:left="6741" w:hanging="360"/>
      </w:pPr>
    </w:lvl>
    <w:lvl w:ilvl="8" w:tplc="040C001B" w:tentative="1">
      <w:start w:val="1"/>
      <w:numFmt w:val="lowerRoman"/>
      <w:lvlText w:val="%9."/>
      <w:lvlJc w:val="right"/>
      <w:pPr>
        <w:ind w:left="7461" w:hanging="180"/>
      </w:pPr>
    </w:lvl>
  </w:abstractNum>
  <w:abstractNum w:abstractNumId="7" w15:restartNumberingAfterBreak="0">
    <w:nsid w:val="56A709E2"/>
    <w:multiLevelType w:val="multilevel"/>
    <w:tmpl w:val="9F4CA438"/>
    <w:lvl w:ilvl="0">
      <w:numFmt w:val="bullet"/>
      <w:lvlText w:val="•"/>
      <w:lvlJc w:val="left"/>
      <w:pPr>
        <w:ind w:left="716" w:hanging="196"/>
      </w:pPr>
      <w:rPr>
        <w:rFonts w:ascii="Times New Roman" w:eastAsia="Times New Roman" w:hAnsi="Times New Roman" w:cs="Times New Roman"/>
        <w:b w:val="0"/>
        <w:bCs w:val="0"/>
        <w:i w:val="0"/>
        <w:iCs w:val="0"/>
        <w:sz w:val="24"/>
        <w:szCs w:val="24"/>
      </w:rPr>
    </w:lvl>
    <w:lvl w:ilvl="1">
      <w:numFmt w:val="bullet"/>
      <w:lvlText w:val="•"/>
      <w:lvlJc w:val="left"/>
      <w:pPr>
        <w:ind w:left="1342" w:hanging="196"/>
      </w:pPr>
    </w:lvl>
    <w:lvl w:ilvl="2">
      <w:numFmt w:val="bullet"/>
      <w:lvlText w:val="•"/>
      <w:lvlJc w:val="left"/>
      <w:pPr>
        <w:ind w:left="1964" w:hanging="196"/>
      </w:pPr>
    </w:lvl>
    <w:lvl w:ilvl="3">
      <w:numFmt w:val="bullet"/>
      <w:lvlText w:val="•"/>
      <w:lvlJc w:val="left"/>
      <w:pPr>
        <w:ind w:left="2586" w:hanging="195"/>
      </w:pPr>
    </w:lvl>
    <w:lvl w:ilvl="4">
      <w:numFmt w:val="bullet"/>
      <w:lvlText w:val="•"/>
      <w:lvlJc w:val="left"/>
      <w:pPr>
        <w:ind w:left="3208" w:hanging="196"/>
      </w:pPr>
    </w:lvl>
    <w:lvl w:ilvl="5">
      <w:numFmt w:val="bullet"/>
      <w:lvlText w:val="•"/>
      <w:lvlJc w:val="left"/>
      <w:pPr>
        <w:ind w:left="3831" w:hanging="196"/>
      </w:pPr>
    </w:lvl>
    <w:lvl w:ilvl="6">
      <w:numFmt w:val="bullet"/>
      <w:lvlText w:val="•"/>
      <w:lvlJc w:val="left"/>
      <w:pPr>
        <w:ind w:left="4453" w:hanging="196"/>
      </w:pPr>
    </w:lvl>
    <w:lvl w:ilvl="7">
      <w:numFmt w:val="bullet"/>
      <w:lvlText w:val="•"/>
      <w:lvlJc w:val="left"/>
      <w:pPr>
        <w:ind w:left="5075" w:hanging="196"/>
      </w:pPr>
    </w:lvl>
    <w:lvl w:ilvl="8">
      <w:numFmt w:val="bullet"/>
      <w:lvlText w:val="•"/>
      <w:lvlJc w:val="left"/>
      <w:pPr>
        <w:ind w:left="5697" w:hanging="196"/>
      </w:pPr>
    </w:lvl>
  </w:abstractNum>
  <w:abstractNum w:abstractNumId="8" w15:restartNumberingAfterBreak="0">
    <w:nsid w:val="63B71DAF"/>
    <w:multiLevelType w:val="hybridMultilevel"/>
    <w:tmpl w:val="0914AE1A"/>
    <w:lvl w:ilvl="0" w:tplc="B90EBF2C">
      <w:start w:val="1"/>
      <w:numFmt w:val="decimal"/>
      <w:lvlText w:val="%1."/>
      <w:lvlJc w:val="left"/>
      <w:pPr>
        <w:ind w:left="1701" w:hanging="360"/>
      </w:pPr>
      <w:rPr>
        <w:rFonts w:hint="default"/>
      </w:rPr>
    </w:lvl>
    <w:lvl w:ilvl="1" w:tplc="040C0019">
      <w:start w:val="1"/>
      <w:numFmt w:val="lowerLetter"/>
      <w:lvlText w:val="%2."/>
      <w:lvlJc w:val="left"/>
      <w:pPr>
        <w:ind w:left="2421" w:hanging="360"/>
      </w:pPr>
    </w:lvl>
    <w:lvl w:ilvl="2" w:tplc="040C001B">
      <w:start w:val="1"/>
      <w:numFmt w:val="lowerRoman"/>
      <w:lvlText w:val="%3."/>
      <w:lvlJc w:val="right"/>
      <w:pPr>
        <w:ind w:left="3141" w:hanging="180"/>
      </w:pPr>
    </w:lvl>
    <w:lvl w:ilvl="3" w:tplc="040C0001">
      <w:start w:val="1"/>
      <w:numFmt w:val="bullet"/>
      <w:lvlText w:val=""/>
      <w:lvlJc w:val="left"/>
      <w:pPr>
        <w:ind w:left="3861" w:hanging="360"/>
      </w:pPr>
      <w:rPr>
        <w:rFonts w:ascii="Symbol" w:hAnsi="Symbol" w:hint="default"/>
      </w:rPr>
    </w:lvl>
    <w:lvl w:ilvl="4" w:tplc="040C0019" w:tentative="1">
      <w:start w:val="1"/>
      <w:numFmt w:val="lowerLetter"/>
      <w:lvlText w:val="%5."/>
      <w:lvlJc w:val="left"/>
      <w:pPr>
        <w:ind w:left="4581" w:hanging="360"/>
      </w:pPr>
    </w:lvl>
    <w:lvl w:ilvl="5" w:tplc="040C001B" w:tentative="1">
      <w:start w:val="1"/>
      <w:numFmt w:val="lowerRoman"/>
      <w:lvlText w:val="%6."/>
      <w:lvlJc w:val="right"/>
      <w:pPr>
        <w:ind w:left="5301" w:hanging="180"/>
      </w:pPr>
    </w:lvl>
    <w:lvl w:ilvl="6" w:tplc="040C000F" w:tentative="1">
      <w:start w:val="1"/>
      <w:numFmt w:val="decimal"/>
      <w:lvlText w:val="%7."/>
      <w:lvlJc w:val="left"/>
      <w:pPr>
        <w:ind w:left="6021" w:hanging="360"/>
      </w:pPr>
    </w:lvl>
    <w:lvl w:ilvl="7" w:tplc="040C0019" w:tentative="1">
      <w:start w:val="1"/>
      <w:numFmt w:val="lowerLetter"/>
      <w:lvlText w:val="%8."/>
      <w:lvlJc w:val="left"/>
      <w:pPr>
        <w:ind w:left="6741" w:hanging="360"/>
      </w:pPr>
    </w:lvl>
    <w:lvl w:ilvl="8" w:tplc="040C001B" w:tentative="1">
      <w:start w:val="1"/>
      <w:numFmt w:val="lowerRoman"/>
      <w:lvlText w:val="%9."/>
      <w:lvlJc w:val="right"/>
      <w:pPr>
        <w:ind w:left="7461" w:hanging="180"/>
      </w:pPr>
    </w:lvl>
  </w:abstractNum>
  <w:abstractNum w:abstractNumId="9" w15:restartNumberingAfterBreak="0">
    <w:nsid w:val="63DF35C5"/>
    <w:multiLevelType w:val="multilevel"/>
    <w:tmpl w:val="F6247B1A"/>
    <w:lvl w:ilvl="0">
      <w:start w:val="1"/>
      <w:numFmt w:val="decimal"/>
      <w:lvlText w:val="%1"/>
      <w:lvlJc w:val="left"/>
      <w:pPr>
        <w:ind w:left="1342" w:hanging="775"/>
      </w:pPr>
    </w:lvl>
    <w:lvl w:ilvl="1">
      <w:start w:val="1"/>
      <w:numFmt w:val="decimal"/>
      <w:lvlText w:val="%1.%2"/>
      <w:lvlJc w:val="left"/>
      <w:pPr>
        <w:ind w:left="1342" w:hanging="775"/>
      </w:pPr>
      <w:rPr>
        <w:rFonts w:ascii="Times New Roman" w:eastAsia="Times New Roman" w:hAnsi="Times New Roman" w:cs="Times New Roman"/>
        <w:b/>
        <w:bCs/>
        <w:i w:val="0"/>
        <w:iCs w:val="0"/>
        <w:sz w:val="34"/>
        <w:szCs w:val="34"/>
      </w:rPr>
    </w:lvl>
    <w:lvl w:ilvl="2">
      <w:start w:val="1"/>
      <w:numFmt w:val="decimal"/>
      <w:lvlText w:val="%1.%2.%3"/>
      <w:lvlJc w:val="left"/>
      <w:pPr>
        <w:ind w:left="1428" w:hanging="860"/>
      </w:pPr>
      <w:rPr>
        <w:rFonts w:ascii="Times New Roman" w:eastAsia="Times New Roman" w:hAnsi="Times New Roman" w:cs="Times New Roman"/>
        <w:b/>
        <w:bCs/>
        <w:i w:val="0"/>
        <w:iCs w:val="0"/>
        <w:sz w:val="28"/>
        <w:szCs w:val="28"/>
      </w:rPr>
    </w:lvl>
    <w:lvl w:ilvl="3">
      <w:numFmt w:val="bullet"/>
      <w:lvlText w:val="•"/>
      <w:lvlJc w:val="left"/>
      <w:pPr>
        <w:ind w:left="1165" w:hanging="204"/>
      </w:pPr>
      <w:rPr>
        <w:rFonts w:ascii="Times New Roman" w:eastAsia="Times New Roman" w:hAnsi="Times New Roman" w:cs="Times New Roman"/>
        <w:b w:val="0"/>
        <w:bCs w:val="0"/>
        <w:i w:val="0"/>
        <w:iCs w:val="0"/>
        <w:sz w:val="24"/>
        <w:szCs w:val="24"/>
      </w:rPr>
    </w:lvl>
    <w:lvl w:ilvl="4">
      <w:numFmt w:val="bullet"/>
      <w:lvlText w:val="•"/>
      <w:lvlJc w:val="left"/>
      <w:pPr>
        <w:ind w:left="3545" w:hanging="204"/>
      </w:pPr>
    </w:lvl>
    <w:lvl w:ilvl="5">
      <w:numFmt w:val="bullet"/>
      <w:lvlText w:val="•"/>
      <w:lvlJc w:val="left"/>
      <w:pPr>
        <w:ind w:left="4608" w:hanging="204"/>
      </w:pPr>
    </w:lvl>
    <w:lvl w:ilvl="6">
      <w:numFmt w:val="bullet"/>
      <w:lvlText w:val="•"/>
      <w:lvlJc w:val="left"/>
      <w:pPr>
        <w:ind w:left="5671" w:hanging="204"/>
      </w:pPr>
    </w:lvl>
    <w:lvl w:ilvl="7">
      <w:numFmt w:val="bullet"/>
      <w:lvlText w:val="•"/>
      <w:lvlJc w:val="left"/>
      <w:pPr>
        <w:ind w:left="6734" w:hanging="204"/>
      </w:pPr>
    </w:lvl>
    <w:lvl w:ilvl="8">
      <w:numFmt w:val="bullet"/>
      <w:lvlText w:val="•"/>
      <w:lvlJc w:val="left"/>
      <w:pPr>
        <w:ind w:left="7796" w:hanging="204"/>
      </w:pPr>
    </w:lvl>
  </w:abstractNum>
  <w:abstractNum w:abstractNumId="10" w15:restartNumberingAfterBreak="0">
    <w:nsid w:val="65861A19"/>
    <w:multiLevelType w:val="hybridMultilevel"/>
    <w:tmpl w:val="3EA81B10"/>
    <w:lvl w:ilvl="0" w:tplc="80140F8E">
      <w:start w:val="1"/>
      <w:numFmt w:val="decimal"/>
      <w:lvlText w:val="%1."/>
      <w:lvlJc w:val="left"/>
      <w:pPr>
        <w:ind w:left="1701" w:hanging="360"/>
      </w:pPr>
      <w:rPr>
        <w:rFonts w:hint="default"/>
        <w:sz w:val="24"/>
        <w:szCs w:val="24"/>
      </w:rPr>
    </w:lvl>
    <w:lvl w:ilvl="1" w:tplc="040C0019">
      <w:start w:val="1"/>
      <w:numFmt w:val="lowerLetter"/>
      <w:lvlText w:val="%2."/>
      <w:lvlJc w:val="left"/>
      <w:pPr>
        <w:ind w:left="2421" w:hanging="360"/>
      </w:pPr>
    </w:lvl>
    <w:lvl w:ilvl="2" w:tplc="040C001B">
      <w:start w:val="1"/>
      <w:numFmt w:val="lowerRoman"/>
      <w:lvlText w:val="%3."/>
      <w:lvlJc w:val="right"/>
      <w:pPr>
        <w:ind w:left="3141" w:hanging="180"/>
      </w:pPr>
    </w:lvl>
    <w:lvl w:ilvl="3" w:tplc="040C000F">
      <w:start w:val="1"/>
      <w:numFmt w:val="decimal"/>
      <w:lvlText w:val="%4."/>
      <w:lvlJc w:val="left"/>
      <w:pPr>
        <w:ind w:left="2204" w:hanging="360"/>
      </w:pPr>
    </w:lvl>
    <w:lvl w:ilvl="4" w:tplc="040C0019" w:tentative="1">
      <w:start w:val="1"/>
      <w:numFmt w:val="lowerLetter"/>
      <w:lvlText w:val="%5."/>
      <w:lvlJc w:val="left"/>
      <w:pPr>
        <w:ind w:left="4581" w:hanging="360"/>
      </w:pPr>
    </w:lvl>
    <w:lvl w:ilvl="5" w:tplc="040C001B" w:tentative="1">
      <w:start w:val="1"/>
      <w:numFmt w:val="lowerRoman"/>
      <w:lvlText w:val="%6."/>
      <w:lvlJc w:val="right"/>
      <w:pPr>
        <w:ind w:left="5301" w:hanging="180"/>
      </w:pPr>
    </w:lvl>
    <w:lvl w:ilvl="6" w:tplc="040C000F" w:tentative="1">
      <w:start w:val="1"/>
      <w:numFmt w:val="decimal"/>
      <w:lvlText w:val="%7."/>
      <w:lvlJc w:val="left"/>
      <w:pPr>
        <w:ind w:left="6021" w:hanging="360"/>
      </w:pPr>
    </w:lvl>
    <w:lvl w:ilvl="7" w:tplc="040C0019" w:tentative="1">
      <w:start w:val="1"/>
      <w:numFmt w:val="lowerLetter"/>
      <w:lvlText w:val="%8."/>
      <w:lvlJc w:val="left"/>
      <w:pPr>
        <w:ind w:left="6741" w:hanging="360"/>
      </w:pPr>
    </w:lvl>
    <w:lvl w:ilvl="8" w:tplc="040C001B" w:tentative="1">
      <w:start w:val="1"/>
      <w:numFmt w:val="lowerRoman"/>
      <w:lvlText w:val="%9."/>
      <w:lvlJc w:val="right"/>
      <w:pPr>
        <w:ind w:left="7461" w:hanging="180"/>
      </w:pPr>
    </w:lvl>
  </w:abstractNum>
  <w:abstractNum w:abstractNumId="11" w15:restartNumberingAfterBreak="0">
    <w:nsid w:val="67795F71"/>
    <w:multiLevelType w:val="multilevel"/>
    <w:tmpl w:val="CF9632E0"/>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3."/>
      <w:lvlJc w:val="left"/>
      <w:pPr>
        <w:ind w:left="1854" w:hanging="720"/>
      </w:pPr>
      <w:rPr>
        <w:rFonts w:hint="default"/>
        <w:sz w:val="24"/>
        <w:szCs w:val="24"/>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7E6D7A7E"/>
    <w:multiLevelType w:val="multilevel"/>
    <w:tmpl w:val="11902ABA"/>
    <w:lvl w:ilvl="0">
      <w:numFmt w:val="bullet"/>
      <w:lvlText w:val="•"/>
      <w:lvlJc w:val="left"/>
      <w:pPr>
        <w:ind w:left="716" w:hanging="204"/>
      </w:pPr>
      <w:rPr>
        <w:rFonts w:ascii="Times New Roman" w:eastAsia="Times New Roman" w:hAnsi="Times New Roman" w:cs="Times New Roman"/>
        <w:b w:val="0"/>
        <w:bCs w:val="0"/>
        <w:i w:val="0"/>
        <w:iCs w:val="0"/>
        <w:sz w:val="24"/>
        <w:szCs w:val="24"/>
      </w:rPr>
    </w:lvl>
    <w:lvl w:ilvl="1">
      <w:numFmt w:val="bullet"/>
      <w:lvlText w:val="•"/>
      <w:lvlJc w:val="left"/>
      <w:pPr>
        <w:ind w:left="1342" w:hanging="204"/>
      </w:pPr>
    </w:lvl>
    <w:lvl w:ilvl="2">
      <w:numFmt w:val="bullet"/>
      <w:lvlText w:val="•"/>
      <w:lvlJc w:val="left"/>
      <w:pPr>
        <w:ind w:left="1964" w:hanging="204"/>
      </w:pPr>
    </w:lvl>
    <w:lvl w:ilvl="3">
      <w:numFmt w:val="bullet"/>
      <w:lvlText w:val="•"/>
      <w:lvlJc w:val="left"/>
      <w:pPr>
        <w:ind w:left="2586" w:hanging="204"/>
      </w:pPr>
    </w:lvl>
    <w:lvl w:ilvl="4">
      <w:numFmt w:val="bullet"/>
      <w:lvlText w:val="•"/>
      <w:lvlJc w:val="left"/>
      <w:pPr>
        <w:ind w:left="3208" w:hanging="203"/>
      </w:pPr>
    </w:lvl>
    <w:lvl w:ilvl="5">
      <w:numFmt w:val="bullet"/>
      <w:lvlText w:val="•"/>
      <w:lvlJc w:val="left"/>
      <w:pPr>
        <w:ind w:left="3831" w:hanging="203"/>
      </w:pPr>
    </w:lvl>
    <w:lvl w:ilvl="6">
      <w:numFmt w:val="bullet"/>
      <w:lvlText w:val="•"/>
      <w:lvlJc w:val="left"/>
      <w:pPr>
        <w:ind w:left="4453" w:hanging="204"/>
      </w:pPr>
    </w:lvl>
    <w:lvl w:ilvl="7">
      <w:numFmt w:val="bullet"/>
      <w:lvlText w:val="•"/>
      <w:lvlJc w:val="left"/>
      <w:pPr>
        <w:ind w:left="5075" w:hanging="204"/>
      </w:pPr>
    </w:lvl>
    <w:lvl w:ilvl="8">
      <w:numFmt w:val="bullet"/>
      <w:lvlText w:val="•"/>
      <w:lvlJc w:val="left"/>
      <w:pPr>
        <w:ind w:left="5697" w:hanging="203"/>
      </w:pPr>
    </w:lvl>
  </w:abstractNum>
  <w:num w:numId="1" w16cid:durableId="1423797811">
    <w:abstractNumId w:val="4"/>
  </w:num>
  <w:num w:numId="2" w16cid:durableId="22361600">
    <w:abstractNumId w:val="1"/>
  </w:num>
  <w:num w:numId="3" w16cid:durableId="1886142472">
    <w:abstractNumId w:val="12"/>
  </w:num>
  <w:num w:numId="4" w16cid:durableId="1588685967">
    <w:abstractNumId w:val="7"/>
  </w:num>
  <w:num w:numId="5" w16cid:durableId="1451045898">
    <w:abstractNumId w:val="5"/>
  </w:num>
  <w:num w:numId="6" w16cid:durableId="39936144">
    <w:abstractNumId w:val="9"/>
  </w:num>
  <w:num w:numId="7" w16cid:durableId="763838106">
    <w:abstractNumId w:val="0"/>
  </w:num>
  <w:num w:numId="8" w16cid:durableId="316225401">
    <w:abstractNumId w:val="3"/>
  </w:num>
  <w:num w:numId="9" w16cid:durableId="2107338660">
    <w:abstractNumId w:val="2"/>
  </w:num>
  <w:num w:numId="10" w16cid:durableId="1587687223">
    <w:abstractNumId w:val="6"/>
  </w:num>
  <w:num w:numId="11" w16cid:durableId="1658192882">
    <w:abstractNumId w:val="8"/>
  </w:num>
  <w:num w:numId="12" w16cid:durableId="1440759655">
    <w:abstractNumId w:val="10"/>
  </w:num>
  <w:num w:numId="13" w16cid:durableId="28805128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DA Haj messaoud">
    <w15:presenceInfo w15:providerId="Windows Live" w15:userId="0dcc26235ab36bc5"/>
  </w15:person>
  <w15:person w15:author="fathallahmohamedyoussef">
    <w15:presenceInfo w15:providerId="AD" w15:userId="S::fathallahmohamedyoussef@isimm.u-monastir.tn::90264e25-3dac-4034-ac3f-b7bbcadaf7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AC6"/>
    <w:rsid w:val="0004289F"/>
    <w:rsid w:val="0008513B"/>
    <w:rsid w:val="000B15E6"/>
    <w:rsid w:val="00115EA4"/>
    <w:rsid w:val="00152E0E"/>
    <w:rsid w:val="002029A2"/>
    <w:rsid w:val="002428B3"/>
    <w:rsid w:val="002510B5"/>
    <w:rsid w:val="00270567"/>
    <w:rsid w:val="00276772"/>
    <w:rsid w:val="002B697F"/>
    <w:rsid w:val="002C5E40"/>
    <w:rsid w:val="002E2963"/>
    <w:rsid w:val="003179E6"/>
    <w:rsid w:val="00324E2D"/>
    <w:rsid w:val="003A75C3"/>
    <w:rsid w:val="004049F8"/>
    <w:rsid w:val="00420203"/>
    <w:rsid w:val="004616AB"/>
    <w:rsid w:val="004B71D6"/>
    <w:rsid w:val="004F3D71"/>
    <w:rsid w:val="00521C45"/>
    <w:rsid w:val="00525EE5"/>
    <w:rsid w:val="00553D16"/>
    <w:rsid w:val="005E4AF6"/>
    <w:rsid w:val="006135BA"/>
    <w:rsid w:val="00637E3D"/>
    <w:rsid w:val="00693E07"/>
    <w:rsid w:val="00711DC2"/>
    <w:rsid w:val="00763B14"/>
    <w:rsid w:val="00770BC5"/>
    <w:rsid w:val="00783C39"/>
    <w:rsid w:val="007E3FD6"/>
    <w:rsid w:val="008629B1"/>
    <w:rsid w:val="00887788"/>
    <w:rsid w:val="008D0E65"/>
    <w:rsid w:val="008E1110"/>
    <w:rsid w:val="00980141"/>
    <w:rsid w:val="0098715C"/>
    <w:rsid w:val="0099605C"/>
    <w:rsid w:val="00A24D95"/>
    <w:rsid w:val="00A34D61"/>
    <w:rsid w:val="00A64EC1"/>
    <w:rsid w:val="00AC1358"/>
    <w:rsid w:val="00AD7659"/>
    <w:rsid w:val="00AF38AA"/>
    <w:rsid w:val="00B236A6"/>
    <w:rsid w:val="00B554B5"/>
    <w:rsid w:val="00B913B3"/>
    <w:rsid w:val="00BD2646"/>
    <w:rsid w:val="00C31842"/>
    <w:rsid w:val="00D32AC6"/>
    <w:rsid w:val="00D46BA3"/>
    <w:rsid w:val="00D95C9C"/>
    <w:rsid w:val="00DA4829"/>
    <w:rsid w:val="00DD4BEE"/>
    <w:rsid w:val="00E755A2"/>
    <w:rsid w:val="00EA52B6"/>
    <w:rsid w:val="00F145CA"/>
    <w:rsid w:val="00F6468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67E7"/>
  <w15:docId w15:val="{69104FE1-4463-4AF0-BC5C-4997F27A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341" w:hanging="774"/>
      <w:outlineLvl w:val="0"/>
    </w:pPr>
    <w:rPr>
      <w:b/>
      <w:bCs/>
      <w:sz w:val="34"/>
      <w:szCs w:val="34"/>
    </w:rPr>
  </w:style>
  <w:style w:type="paragraph" w:styleId="Heading2">
    <w:name w:val="heading 2"/>
    <w:basedOn w:val="Normal"/>
    <w:next w:val="Normal"/>
    <w:uiPriority w:val="9"/>
    <w:unhideWhenUsed/>
    <w:qFormat/>
    <w:pPr>
      <w:ind w:left="1428" w:hanging="861"/>
      <w:outlineLvl w:val="1"/>
    </w:pPr>
    <w:rPr>
      <w:b/>
      <w:bCs/>
      <w:sz w:val="28"/>
      <w:szCs w:val="28"/>
    </w:rPr>
  </w:style>
  <w:style w:type="paragraph" w:styleId="Heading3">
    <w:name w:val="heading 3"/>
    <w:basedOn w:val="Normal"/>
    <w:next w:val="Normal"/>
    <w:uiPriority w:val="9"/>
    <w:unhideWhenUsed/>
    <w:qFormat/>
    <w:pPr>
      <w:ind w:left="1345" w:right="1062"/>
      <w:jc w:val="center"/>
      <w:outlineLvl w:val="2"/>
    </w:pPr>
    <w:rPr>
      <w:sz w:val="28"/>
      <w:szCs w:val="28"/>
    </w:rPr>
  </w:style>
  <w:style w:type="paragraph" w:styleId="Heading4">
    <w:name w:val="heading 4"/>
    <w:basedOn w:val="Normal"/>
    <w:next w:val="Normal"/>
    <w:uiPriority w:val="9"/>
    <w:unhideWhenUsed/>
    <w:qFormat/>
    <w:pPr>
      <w:ind w:left="567"/>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980141"/>
    <w:pPr>
      <w:ind w:left="720"/>
      <w:contextualSpacing/>
    </w:pPr>
  </w:style>
  <w:style w:type="paragraph" w:styleId="Revision">
    <w:name w:val="Revision"/>
    <w:hidden/>
    <w:uiPriority w:val="99"/>
    <w:semiHidden/>
    <w:rsid w:val="00637E3D"/>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309958">
      <w:bodyDiv w:val="1"/>
      <w:marLeft w:val="0"/>
      <w:marRight w:val="0"/>
      <w:marTop w:val="0"/>
      <w:marBottom w:val="0"/>
      <w:divBdr>
        <w:top w:val="none" w:sz="0" w:space="0" w:color="auto"/>
        <w:left w:val="none" w:sz="0" w:space="0" w:color="auto"/>
        <w:bottom w:val="none" w:sz="0" w:space="0" w:color="auto"/>
        <w:right w:val="none" w:sz="0" w:space="0" w:color="auto"/>
      </w:divBdr>
    </w:div>
    <w:div w:id="1631089246">
      <w:bodyDiv w:val="1"/>
      <w:marLeft w:val="0"/>
      <w:marRight w:val="0"/>
      <w:marTop w:val="0"/>
      <w:marBottom w:val="0"/>
      <w:divBdr>
        <w:top w:val="none" w:sz="0" w:space="0" w:color="auto"/>
        <w:left w:val="none" w:sz="0" w:space="0" w:color="auto"/>
        <w:bottom w:val="none" w:sz="0" w:space="0" w:color="auto"/>
        <w:right w:val="none" w:sz="0" w:space="0" w:color="auto"/>
      </w:divBdr>
    </w:div>
    <w:div w:id="1752850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2.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1928</Words>
  <Characters>10995</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fathallahmohamedyoussef</cp:lastModifiedBy>
  <cp:revision>57</cp:revision>
  <dcterms:created xsi:type="dcterms:W3CDTF">2026-02-15T11:35:00Z</dcterms:created>
  <dcterms:modified xsi:type="dcterms:W3CDTF">2026-02-18T14:56:00Z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2026-02-10T00:00:00Z</vt:lpwstr>
  </property>
  <property fmtid="{D5CDD505-2E9C-101B-9397-08002B2CF9AE}" pid="3" name="Creator">
    <vt:lpwstr>LaTeX with hyperref</vt:lpwstr>
  </property>
  <property fmtid="{D5CDD505-2E9C-101B-9397-08002B2CF9AE}" pid="4" name="Producer">
    <vt:lpwstr>MiKTeX-dvipdfmx (20250413)</vt:lpwstr>
  </property>
  <property fmtid="{D5CDD505-2E9C-101B-9397-08002B2CF9AE}" pid="5" name="LastSaved">
    <vt:lpwstr>2026-02-10T00:00:00Z</vt:lpwstr>
  </property>
</Properties>
</file>